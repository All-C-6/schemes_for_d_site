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1FEC" w:rsidRPr="009D0A6F" w:rsidRDefault="009B1FEC" w:rsidP="00F95000">
      <w:pPr>
        <w:jc w:val="center"/>
        <w:rPr>
          <w:caps/>
          <w:color w:val="000000"/>
          <w:sz w:val="28"/>
          <w:szCs w:val="28"/>
        </w:rPr>
      </w:pPr>
      <w:r>
        <w:rPr>
          <w:caps/>
          <w:color w:val="000000"/>
          <w:sz w:val="28"/>
          <w:szCs w:val="28"/>
        </w:rPr>
        <w:t>минобрнауки россии</w:t>
      </w:r>
    </w:p>
    <w:p w:rsidR="009B1FEC" w:rsidRPr="00651095" w:rsidRDefault="009B1FEC" w:rsidP="00F95000">
      <w:pPr>
        <w:jc w:val="center"/>
        <w:rPr>
          <w:color w:val="000000"/>
          <w:sz w:val="28"/>
          <w:szCs w:val="28"/>
        </w:rPr>
      </w:pPr>
      <w:r>
        <w:rPr>
          <w:color w:val="000000"/>
          <w:sz w:val="28"/>
          <w:szCs w:val="28"/>
        </w:rPr>
        <w:t>Ф</w:t>
      </w:r>
      <w:r w:rsidRPr="00651095">
        <w:rPr>
          <w:color w:val="000000"/>
          <w:sz w:val="28"/>
          <w:szCs w:val="28"/>
        </w:rPr>
        <w:t xml:space="preserve">едеральное </w:t>
      </w:r>
      <w:r>
        <w:rPr>
          <w:color w:val="000000"/>
          <w:sz w:val="28"/>
          <w:szCs w:val="28"/>
        </w:rPr>
        <w:t>г</w:t>
      </w:r>
      <w:r w:rsidRPr="00651095">
        <w:rPr>
          <w:color w:val="000000"/>
          <w:sz w:val="28"/>
          <w:szCs w:val="28"/>
        </w:rPr>
        <w:t>осударственное бюджетное образовательное учреждение</w:t>
      </w:r>
    </w:p>
    <w:p w:rsidR="009B1FEC" w:rsidRPr="00651095" w:rsidRDefault="009B1FEC" w:rsidP="00F95000">
      <w:pPr>
        <w:jc w:val="center"/>
        <w:rPr>
          <w:color w:val="000000"/>
          <w:sz w:val="28"/>
          <w:szCs w:val="28"/>
        </w:rPr>
      </w:pPr>
      <w:r w:rsidRPr="00651095">
        <w:rPr>
          <w:color w:val="000000"/>
          <w:sz w:val="28"/>
          <w:szCs w:val="28"/>
        </w:rPr>
        <w:t>высшего образования</w:t>
      </w:r>
    </w:p>
    <w:p w:rsidR="009B1FEC" w:rsidRDefault="009B1FEC" w:rsidP="00F95000">
      <w:pPr>
        <w:jc w:val="center"/>
        <w:rPr>
          <w:color w:val="000000"/>
          <w:sz w:val="28"/>
          <w:szCs w:val="28"/>
        </w:rPr>
      </w:pPr>
      <w:r>
        <w:rPr>
          <w:color w:val="000000"/>
          <w:sz w:val="28"/>
          <w:szCs w:val="28"/>
        </w:rPr>
        <w:t>«Иркутский государственный университет»</w:t>
      </w:r>
    </w:p>
    <w:p w:rsidR="009B1FEC" w:rsidRPr="00651095" w:rsidRDefault="009B1FEC" w:rsidP="00F95000">
      <w:pPr>
        <w:jc w:val="center"/>
        <w:rPr>
          <w:b/>
          <w:bCs/>
          <w:color w:val="000000"/>
          <w:sz w:val="28"/>
          <w:szCs w:val="28"/>
        </w:rPr>
      </w:pPr>
      <w:r>
        <w:rPr>
          <w:color w:val="000000"/>
          <w:sz w:val="28"/>
          <w:szCs w:val="28"/>
        </w:rPr>
        <w:t>(ФГБОУ ВО «ИГУ»)</w:t>
      </w:r>
    </w:p>
    <w:p w:rsidR="009B1FEC" w:rsidRPr="00651095" w:rsidRDefault="009B1FEC" w:rsidP="00F95000">
      <w:pPr>
        <w:jc w:val="center"/>
        <w:rPr>
          <w:sz w:val="28"/>
          <w:szCs w:val="28"/>
        </w:rPr>
      </w:pPr>
      <w:r w:rsidRPr="00651095">
        <w:rPr>
          <w:sz w:val="28"/>
          <w:szCs w:val="28"/>
        </w:rPr>
        <w:t>Факультет сервиса и рекламы</w:t>
      </w:r>
    </w:p>
    <w:p w:rsidR="009B1FEC" w:rsidRPr="00651095" w:rsidRDefault="009B1FEC" w:rsidP="00F95000">
      <w:pPr>
        <w:jc w:val="center"/>
        <w:rPr>
          <w:sz w:val="28"/>
          <w:szCs w:val="28"/>
        </w:rPr>
      </w:pPr>
      <w:r w:rsidRPr="00651095">
        <w:rPr>
          <w:sz w:val="28"/>
          <w:szCs w:val="28"/>
        </w:rPr>
        <w:t>Кафедра Прикладной информатики и документоведения</w:t>
      </w:r>
    </w:p>
    <w:p w:rsidR="009B1FEC" w:rsidRPr="001D42C9" w:rsidRDefault="009B1FEC" w:rsidP="00F95000">
      <w:pPr>
        <w:jc w:val="center"/>
        <w:rPr>
          <w:b/>
          <w:bCs/>
          <w:sz w:val="28"/>
          <w:szCs w:val="28"/>
        </w:rPr>
      </w:pPr>
    </w:p>
    <w:p w:rsidR="009B1FEC" w:rsidRPr="001D42C9" w:rsidRDefault="009B1FEC" w:rsidP="00F95000">
      <w:pPr>
        <w:jc w:val="center"/>
        <w:rPr>
          <w:b/>
          <w:bCs/>
          <w:sz w:val="28"/>
          <w:szCs w:val="28"/>
        </w:rPr>
      </w:pPr>
    </w:p>
    <w:p w:rsidR="009B1FEC" w:rsidRPr="001D42C9" w:rsidRDefault="009B1FEC" w:rsidP="00F95000">
      <w:pPr>
        <w:jc w:val="center"/>
        <w:rPr>
          <w:b/>
          <w:bCs/>
          <w:sz w:val="28"/>
          <w:szCs w:val="28"/>
        </w:rPr>
      </w:pPr>
    </w:p>
    <w:p w:rsidR="009B1FEC" w:rsidRPr="001D42C9" w:rsidRDefault="009B1FEC" w:rsidP="00F95000">
      <w:pPr>
        <w:jc w:val="center"/>
        <w:rPr>
          <w:b/>
          <w:bCs/>
          <w:sz w:val="28"/>
          <w:szCs w:val="28"/>
        </w:rPr>
      </w:pPr>
    </w:p>
    <w:p w:rsidR="009B1FEC" w:rsidRDefault="009B1FEC" w:rsidP="00F95000">
      <w:pPr>
        <w:spacing w:line="360" w:lineRule="auto"/>
        <w:jc w:val="center"/>
        <w:rPr>
          <w:b/>
          <w:bCs/>
          <w:sz w:val="28"/>
          <w:szCs w:val="28"/>
        </w:rPr>
      </w:pPr>
    </w:p>
    <w:p w:rsidR="009B1FEC" w:rsidRPr="00FE75A9" w:rsidRDefault="00FE75A9" w:rsidP="00F95000">
      <w:pPr>
        <w:spacing w:line="360" w:lineRule="auto"/>
        <w:jc w:val="center"/>
        <w:rPr>
          <w:b/>
          <w:bCs/>
          <w:sz w:val="32"/>
          <w:szCs w:val="32"/>
        </w:rPr>
      </w:pPr>
      <w:r w:rsidRPr="00FE75A9">
        <w:rPr>
          <w:sz w:val="32"/>
          <w:szCs w:val="32"/>
        </w:rPr>
        <w:t>О.А. Николайчук</w:t>
      </w:r>
    </w:p>
    <w:p w:rsidR="009B1FEC" w:rsidRPr="001D42C9" w:rsidRDefault="009B1FEC" w:rsidP="00F95000">
      <w:pPr>
        <w:spacing w:line="360" w:lineRule="auto"/>
        <w:jc w:val="center"/>
        <w:rPr>
          <w:b/>
          <w:bCs/>
          <w:sz w:val="28"/>
          <w:szCs w:val="28"/>
        </w:rPr>
      </w:pPr>
    </w:p>
    <w:p w:rsidR="009B1FEC" w:rsidRPr="00FE75A9" w:rsidRDefault="009B1FEC" w:rsidP="00F95000">
      <w:pPr>
        <w:jc w:val="center"/>
        <w:rPr>
          <w:b/>
          <w:caps/>
          <w:sz w:val="36"/>
          <w:szCs w:val="36"/>
        </w:rPr>
      </w:pPr>
      <w:r w:rsidRPr="00FE75A9">
        <w:rPr>
          <w:b/>
          <w:sz w:val="36"/>
          <w:szCs w:val="36"/>
        </w:rPr>
        <w:t xml:space="preserve">Инструментальное средство объектно-ориентированного проектирования </w:t>
      </w:r>
      <w:r w:rsidRPr="00FE75A9">
        <w:rPr>
          <w:b/>
          <w:sz w:val="36"/>
          <w:szCs w:val="36"/>
          <w:lang w:val="en-US"/>
        </w:rPr>
        <w:t>Enterprise</w:t>
      </w:r>
      <w:r w:rsidRPr="00FE75A9">
        <w:rPr>
          <w:b/>
          <w:sz w:val="36"/>
          <w:szCs w:val="36"/>
        </w:rPr>
        <w:t xml:space="preserve"> </w:t>
      </w:r>
      <w:r w:rsidRPr="00FE75A9">
        <w:rPr>
          <w:b/>
          <w:sz w:val="36"/>
          <w:szCs w:val="36"/>
          <w:lang w:val="en-US"/>
        </w:rPr>
        <w:t>Architect</w:t>
      </w:r>
      <w:r w:rsidRPr="00FE75A9">
        <w:rPr>
          <w:b/>
          <w:sz w:val="36"/>
          <w:szCs w:val="36"/>
        </w:rPr>
        <w:t xml:space="preserve"> </w:t>
      </w:r>
    </w:p>
    <w:p w:rsidR="009B1FEC" w:rsidRPr="00FE75A9" w:rsidRDefault="009B1FEC" w:rsidP="00F95000">
      <w:pPr>
        <w:spacing w:line="360" w:lineRule="auto"/>
        <w:jc w:val="center"/>
        <w:rPr>
          <w:b/>
          <w:caps/>
          <w:sz w:val="28"/>
          <w:szCs w:val="28"/>
        </w:rPr>
      </w:pPr>
    </w:p>
    <w:p w:rsidR="009B1FEC" w:rsidRPr="001D42C9" w:rsidRDefault="009B1FEC" w:rsidP="00F95000">
      <w:pPr>
        <w:spacing w:line="360" w:lineRule="auto"/>
        <w:jc w:val="center"/>
        <w:rPr>
          <w:caps/>
          <w:sz w:val="28"/>
          <w:szCs w:val="28"/>
        </w:rPr>
      </w:pPr>
    </w:p>
    <w:p w:rsidR="009B1FEC" w:rsidRDefault="009B1FEC" w:rsidP="00F95000">
      <w:pPr>
        <w:spacing w:line="360" w:lineRule="auto"/>
        <w:jc w:val="center"/>
        <w:rPr>
          <w:caps/>
          <w:sz w:val="28"/>
          <w:szCs w:val="28"/>
        </w:rPr>
      </w:pPr>
      <w:r w:rsidRPr="001D42C9">
        <w:rPr>
          <w:caps/>
          <w:sz w:val="28"/>
          <w:szCs w:val="28"/>
        </w:rPr>
        <w:t xml:space="preserve">Методическое </w:t>
      </w:r>
      <w:r>
        <w:rPr>
          <w:caps/>
          <w:sz w:val="28"/>
          <w:szCs w:val="28"/>
        </w:rPr>
        <w:t>руководство</w:t>
      </w:r>
      <w:r w:rsidRPr="001D42C9">
        <w:rPr>
          <w:caps/>
          <w:sz w:val="28"/>
          <w:szCs w:val="28"/>
        </w:rPr>
        <w:t xml:space="preserve"> </w:t>
      </w:r>
    </w:p>
    <w:p w:rsidR="009B1FEC" w:rsidRDefault="0023721B" w:rsidP="0023721B">
      <w:pPr>
        <w:spacing w:line="360" w:lineRule="auto"/>
        <w:jc w:val="center"/>
        <w:rPr>
          <w:sz w:val="28"/>
          <w:szCs w:val="28"/>
        </w:rPr>
      </w:pPr>
      <w:r>
        <w:rPr>
          <w:sz w:val="28"/>
          <w:szCs w:val="28"/>
        </w:rPr>
        <w:t>к лабораторному практикуму</w:t>
      </w:r>
    </w:p>
    <w:p w:rsidR="0023721B" w:rsidRDefault="0023721B" w:rsidP="00FD7C14">
      <w:pPr>
        <w:jc w:val="center"/>
        <w:rPr>
          <w:sz w:val="28"/>
          <w:szCs w:val="28"/>
        </w:rPr>
      </w:pPr>
    </w:p>
    <w:p w:rsidR="009B1FEC" w:rsidRPr="001D42C9" w:rsidRDefault="009B1FEC" w:rsidP="00F95000">
      <w:pPr>
        <w:spacing w:line="360" w:lineRule="auto"/>
        <w:jc w:val="center"/>
        <w:rPr>
          <w:caps/>
          <w:sz w:val="28"/>
          <w:szCs w:val="28"/>
        </w:rPr>
      </w:pPr>
    </w:p>
    <w:p w:rsidR="009B1FEC" w:rsidRPr="001D42C9" w:rsidRDefault="009B1FEC" w:rsidP="00F95000">
      <w:pPr>
        <w:spacing w:line="360" w:lineRule="auto"/>
        <w:jc w:val="center"/>
        <w:rPr>
          <w:b/>
          <w:bCs/>
          <w:sz w:val="28"/>
          <w:szCs w:val="28"/>
        </w:rPr>
      </w:pPr>
    </w:p>
    <w:p w:rsidR="009B1FEC" w:rsidRPr="001D42C9" w:rsidRDefault="009B1FEC" w:rsidP="00F95000">
      <w:pPr>
        <w:jc w:val="center"/>
        <w:rPr>
          <w:b/>
          <w:bCs/>
          <w:sz w:val="28"/>
          <w:szCs w:val="28"/>
        </w:rPr>
      </w:pPr>
    </w:p>
    <w:p w:rsidR="009B1FEC" w:rsidRPr="001D42C9" w:rsidRDefault="009B1FEC" w:rsidP="00F95000">
      <w:pPr>
        <w:jc w:val="center"/>
        <w:rPr>
          <w:b/>
          <w:bCs/>
          <w:sz w:val="28"/>
          <w:szCs w:val="28"/>
        </w:rPr>
      </w:pPr>
    </w:p>
    <w:p w:rsidR="009B1FEC" w:rsidRPr="001D42C9" w:rsidRDefault="009B1FEC" w:rsidP="00F95000">
      <w:pPr>
        <w:jc w:val="center"/>
        <w:rPr>
          <w:b/>
          <w:bCs/>
          <w:sz w:val="28"/>
          <w:szCs w:val="28"/>
        </w:rPr>
      </w:pPr>
    </w:p>
    <w:p w:rsidR="009B1FEC" w:rsidRPr="001D42C9" w:rsidRDefault="009B1FEC" w:rsidP="00F95000">
      <w:pPr>
        <w:jc w:val="center"/>
        <w:rPr>
          <w:b/>
          <w:bCs/>
          <w:sz w:val="28"/>
          <w:szCs w:val="28"/>
        </w:rPr>
      </w:pPr>
    </w:p>
    <w:p w:rsidR="009B1FEC" w:rsidRPr="001D42C9" w:rsidRDefault="009B1FEC" w:rsidP="00F95000">
      <w:pPr>
        <w:jc w:val="center"/>
        <w:rPr>
          <w:b/>
          <w:bCs/>
          <w:sz w:val="28"/>
          <w:szCs w:val="28"/>
        </w:rPr>
      </w:pPr>
    </w:p>
    <w:p w:rsidR="009B1FEC" w:rsidRPr="001D42C9" w:rsidRDefault="009B1FEC" w:rsidP="00F95000">
      <w:pPr>
        <w:jc w:val="center"/>
        <w:rPr>
          <w:b/>
          <w:bCs/>
          <w:sz w:val="28"/>
          <w:szCs w:val="28"/>
        </w:rPr>
      </w:pPr>
    </w:p>
    <w:p w:rsidR="009B1FEC" w:rsidRPr="001D42C9" w:rsidRDefault="009B1FEC" w:rsidP="00F95000">
      <w:pPr>
        <w:jc w:val="center"/>
        <w:rPr>
          <w:b/>
          <w:bCs/>
          <w:sz w:val="28"/>
          <w:szCs w:val="28"/>
        </w:rPr>
      </w:pPr>
    </w:p>
    <w:p w:rsidR="009B1FEC" w:rsidRPr="001D42C9" w:rsidRDefault="009B1FEC" w:rsidP="00F95000">
      <w:pPr>
        <w:jc w:val="center"/>
        <w:rPr>
          <w:b/>
          <w:bCs/>
          <w:sz w:val="28"/>
          <w:szCs w:val="28"/>
        </w:rPr>
      </w:pPr>
    </w:p>
    <w:p w:rsidR="009B1FEC" w:rsidRPr="001D42C9" w:rsidRDefault="009B1FEC" w:rsidP="00F95000">
      <w:pPr>
        <w:jc w:val="center"/>
        <w:rPr>
          <w:b/>
          <w:bCs/>
          <w:sz w:val="28"/>
          <w:szCs w:val="28"/>
        </w:rPr>
      </w:pPr>
    </w:p>
    <w:p w:rsidR="009B1FEC" w:rsidRPr="001D42C9" w:rsidRDefault="009B1FEC" w:rsidP="00F95000">
      <w:pPr>
        <w:jc w:val="center"/>
        <w:rPr>
          <w:b/>
          <w:bCs/>
          <w:sz w:val="28"/>
          <w:szCs w:val="28"/>
        </w:rPr>
      </w:pPr>
    </w:p>
    <w:p w:rsidR="009B1FEC" w:rsidRPr="001D42C9" w:rsidRDefault="009B1FEC" w:rsidP="00F95000">
      <w:pPr>
        <w:jc w:val="center"/>
        <w:rPr>
          <w:b/>
          <w:bCs/>
          <w:sz w:val="28"/>
          <w:szCs w:val="28"/>
        </w:rPr>
      </w:pPr>
    </w:p>
    <w:p w:rsidR="009B1FEC" w:rsidRDefault="009B1FEC" w:rsidP="00F95000">
      <w:pPr>
        <w:jc w:val="center"/>
        <w:rPr>
          <w:b/>
          <w:bCs/>
          <w:sz w:val="28"/>
          <w:szCs w:val="28"/>
        </w:rPr>
      </w:pPr>
    </w:p>
    <w:p w:rsidR="00FE75A9" w:rsidRPr="00596BD0" w:rsidRDefault="00FE75A9" w:rsidP="00FE75A9">
      <w:pPr>
        <w:jc w:val="center"/>
        <w:rPr>
          <w:sz w:val="28"/>
          <w:szCs w:val="28"/>
        </w:rPr>
      </w:pPr>
      <w:r w:rsidRPr="00596BD0">
        <w:rPr>
          <w:sz w:val="28"/>
          <w:szCs w:val="28"/>
        </w:rPr>
        <w:t xml:space="preserve">Издательство </w:t>
      </w:r>
    </w:p>
    <w:p w:rsidR="00FE75A9" w:rsidRPr="00596BD0" w:rsidRDefault="00FE75A9" w:rsidP="00FE75A9">
      <w:pPr>
        <w:jc w:val="center"/>
        <w:rPr>
          <w:color w:val="000000"/>
          <w:sz w:val="28"/>
          <w:szCs w:val="28"/>
        </w:rPr>
      </w:pPr>
      <w:r w:rsidRPr="00596BD0">
        <w:rPr>
          <w:sz w:val="28"/>
          <w:szCs w:val="28"/>
        </w:rPr>
        <w:t>ООО «ЦентрНаучСервис»</w:t>
      </w:r>
    </w:p>
    <w:p w:rsidR="009B1FEC" w:rsidRPr="001D42C9" w:rsidRDefault="009B1FEC" w:rsidP="00F95000">
      <w:pPr>
        <w:jc w:val="center"/>
        <w:rPr>
          <w:b/>
          <w:bCs/>
          <w:sz w:val="28"/>
          <w:szCs w:val="28"/>
        </w:rPr>
      </w:pPr>
    </w:p>
    <w:p w:rsidR="009B1FEC" w:rsidRPr="001D42C9" w:rsidRDefault="009B1FEC" w:rsidP="00F95000">
      <w:pPr>
        <w:jc w:val="center"/>
        <w:rPr>
          <w:sz w:val="28"/>
          <w:szCs w:val="28"/>
        </w:rPr>
      </w:pPr>
      <w:r w:rsidRPr="00C615F9">
        <w:rPr>
          <w:caps/>
          <w:sz w:val="28"/>
          <w:szCs w:val="28"/>
        </w:rPr>
        <w:t>Иркутск</w:t>
      </w:r>
      <w:r>
        <w:rPr>
          <w:sz w:val="28"/>
          <w:szCs w:val="28"/>
        </w:rPr>
        <w:t xml:space="preserve"> </w:t>
      </w:r>
      <w:r w:rsidRPr="001D42C9">
        <w:rPr>
          <w:sz w:val="28"/>
          <w:szCs w:val="28"/>
        </w:rPr>
        <w:t xml:space="preserve"> 20</w:t>
      </w:r>
      <w:r>
        <w:rPr>
          <w:sz w:val="28"/>
          <w:szCs w:val="28"/>
        </w:rPr>
        <w:t>17</w:t>
      </w:r>
    </w:p>
    <w:p w:rsidR="009B1FEC" w:rsidRDefault="009B1FEC" w:rsidP="00F95000">
      <w:pPr>
        <w:spacing w:line="360" w:lineRule="auto"/>
        <w:rPr>
          <w:sz w:val="28"/>
          <w:szCs w:val="28"/>
        </w:rPr>
      </w:pPr>
    </w:p>
    <w:p w:rsidR="009B1FEC" w:rsidRPr="007F47BD" w:rsidRDefault="009B1FEC" w:rsidP="00F95000">
      <w:pPr>
        <w:spacing w:line="360" w:lineRule="auto"/>
      </w:pPr>
      <w:r w:rsidRPr="007F47BD">
        <w:t>Составители: О.А. Николайчук</w:t>
      </w:r>
    </w:p>
    <w:p w:rsidR="009B1FEC" w:rsidRPr="007F47BD" w:rsidRDefault="009B1FEC" w:rsidP="00F95000">
      <w:pPr>
        <w:spacing w:line="360" w:lineRule="auto"/>
      </w:pPr>
      <w:r w:rsidRPr="007F47BD">
        <w:t xml:space="preserve">УДК </w:t>
      </w:r>
      <w:r>
        <w:t>004.4'2</w:t>
      </w:r>
    </w:p>
    <w:p w:rsidR="009B1FEC" w:rsidRPr="007F47BD" w:rsidRDefault="009B1FEC" w:rsidP="00F95000">
      <w:pPr>
        <w:spacing w:line="360" w:lineRule="auto"/>
      </w:pPr>
      <w:r w:rsidRPr="007F47BD">
        <w:t>ББК</w:t>
      </w:r>
    </w:p>
    <w:p w:rsidR="009B1FEC" w:rsidRPr="007F47BD" w:rsidRDefault="009B1FEC" w:rsidP="00F95000">
      <w:pPr>
        <w:spacing w:line="360" w:lineRule="auto"/>
      </w:pPr>
    </w:p>
    <w:p w:rsidR="009B1FEC" w:rsidRPr="007F47BD" w:rsidRDefault="009B1FEC" w:rsidP="00E70E56">
      <w:pPr>
        <w:spacing w:line="360" w:lineRule="auto"/>
        <w:jc w:val="both"/>
      </w:pPr>
      <w:r>
        <w:t xml:space="preserve">Инструментальное средство объектно-ориентированного проектирования </w:t>
      </w:r>
      <w:r>
        <w:rPr>
          <w:lang w:val="en-US"/>
        </w:rPr>
        <w:t>Enterprise</w:t>
      </w:r>
      <w:r w:rsidRPr="009930AE">
        <w:t xml:space="preserve"> </w:t>
      </w:r>
      <w:r w:rsidRPr="00D3482D">
        <w:t>Architect</w:t>
      </w:r>
      <w:r w:rsidRPr="007F47BD">
        <w:t xml:space="preserve">: Методическое </w:t>
      </w:r>
      <w:r>
        <w:t>руководство</w:t>
      </w:r>
      <w:r w:rsidRPr="007F47BD">
        <w:t xml:space="preserve"> к лабораторному практикуму / ИГУ; Сост.: О.А.</w:t>
      </w:r>
      <w:r>
        <w:t xml:space="preserve"> </w:t>
      </w:r>
      <w:r w:rsidRPr="007F47BD">
        <w:t>Николайчук. – Иркутск, 20</w:t>
      </w:r>
      <w:r>
        <w:t>17</w:t>
      </w:r>
      <w:r w:rsidRPr="007F47BD">
        <w:t xml:space="preserve">. – </w:t>
      </w:r>
      <w:r>
        <w:t>71</w:t>
      </w:r>
      <w:r w:rsidRPr="007F47BD">
        <w:t xml:space="preserve"> с.</w:t>
      </w:r>
    </w:p>
    <w:p w:rsidR="009B1FEC" w:rsidRPr="007F47BD" w:rsidRDefault="009B1FEC" w:rsidP="00F95000">
      <w:pPr>
        <w:spacing w:line="360" w:lineRule="auto"/>
      </w:pPr>
    </w:p>
    <w:p w:rsidR="009B1FEC" w:rsidRPr="007F47BD" w:rsidRDefault="009B1FEC" w:rsidP="00F95000">
      <w:pPr>
        <w:spacing w:line="360" w:lineRule="auto"/>
      </w:pPr>
    </w:p>
    <w:p w:rsidR="009B1FEC" w:rsidRPr="007F47BD" w:rsidRDefault="009B1FEC" w:rsidP="00F95000">
      <w:pPr>
        <w:spacing w:line="360" w:lineRule="auto"/>
        <w:jc w:val="both"/>
      </w:pPr>
      <w:r w:rsidRPr="007F47BD">
        <w:t xml:space="preserve">Рассмотрены возможности </w:t>
      </w:r>
      <w:r>
        <w:t xml:space="preserve">инструментального средства объектно-ориентированного проектирования </w:t>
      </w:r>
      <w:r>
        <w:rPr>
          <w:lang w:val="en-US"/>
        </w:rPr>
        <w:t>Enterprise</w:t>
      </w:r>
      <w:r w:rsidRPr="009930AE">
        <w:t xml:space="preserve"> </w:t>
      </w:r>
      <w:r>
        <w:rPr>
          <w:lang w:val="en-US"/>
        </w:rPr>
        <w:t>Architect</w:t>
      </w:r>
      <w:r w:rsidRPr="007F47BD">
        <w:t xml:space="preserve">. </w:t>
      </w:r>
      <w:r>
        <w:t>У</w:t>
      </w:r>
      <w:r w:rsidRPr="007F47BD">
        <w:t xml:space="preserve">делено внимание описанию </w:t>
      </w:r>
      <w:r>
        <w:t>основ объектно-ориентированного подхода и основным элементам языка UML. Подробно</w:t>
      </w:r>
      <w:r w:rsidR="001B253B" w:rsidRPr="00766662">
        <w:rPr>
          <w:lang w:val="en-US"/>
        </w:rPr>
        <w:t xml:space="preserve"> </w:t>
      </w:r>
      <w:r>
        <w:t>изложены</w:t>
      </w:r>
      <w:r w:rsidR="001B253B" w:rsidRPr="00766662">
        <w:rPr>
          <w:lang w:val="en-US"/>
        </w:rPr>
        <w:t xml:space="preserve"> </w:t>
      </w:r>
      <w:r>
        <w:t>принципы</w:t>
      </w:r>
      <w:r w:rsidR="001B253B" w:rsidRPr="00766662">
        <w:rPr>
          <w:lang w:val="en-US"/>
        </w:rPr>
        <w:t xml:space="preserve"> </w:t>
      </w:r>
      <w:r w:rsidRPr="007F47BD">
        <w:t>работы</w:t>
      </w:r>
      <w:r w:rsidR="001B253B" w:rsidRPr="00766662">
        <w:rPr>
          <w:lang w:val="en-US"/>
        </w:rPr>
        <w:t xml:space="preserve"> </w:t>
      </w:r>
      <w:r w:rsidRPr="007F47BD">
        <w:t>с</w:t>
      </w:r>
      <w:r w:rsidR="001B253B" w:rsidRPr="00766662">
        <w:rPr>
          <w:lang w:val="en-US"/>
        </w:rPr>
        <w:t xml:space="preserve"> </w:t>
      </w:r>
      <w:r>
        <w:rPr>
          <w:lang w:val="en-US"/>
        </w:rPr>
        <w:t>Enterprise</w:t>
      </w:r>
      <w:r w:rsidR="001B253B" w:rsidRPr="00766662">
        <w:rPr>
          <w:lang w:val="en-US"/>
        </w:rPr>
        <w:t xml:space="preserve"> </w:t>
      </w:r>
      <w:r>
        <w:rPr>
          <w:lang w:val="en-US"/>
        </w:rPr>
        <w:t>Architect</w:t>
      </w:r>
      <w:r w:rsidR="001B253B" w:rsidRPr="00766662">
        <w:rPr>
          <w:lang w:val="en-US"/>
        </w:rPr>
        <w:t xml:space="preserve"> </w:t>
      </w:r>
      <w:r>
        <w:t>при</w:t>
      </w:r>
      <w:r w:rsidR="001B253B" w:rsidRPr="00766662">
        <w:rPr>
          <w:lang w:val="en-US"/>
        </w:rPr>
        <w:t xml:space="preserve"> </w:t>
      </w:r>
      <w:r>
        <w:t>создании</w:t>
      </w:r>
      <w:r w:rsidR="001B253B" w:rsidRPr="00766662">
        <w:rPr>
          <w:lang w:val="en-US"/>
        </w:rPr>
        <w:t xml:space="preserve"> </w:t>
      </w:r>
      <w:r>
        <w:t>диаграмм</w:t>
      </w:r>
      <w:r w:rsidR="001B253B" w:rsidRPr="00766662">
        <w:rPr>
          <w:lang w:val="en-US"/>
        </w:rPr>
        <w:t xml:space="preserve"> </w:t>
      </w:r>
      <w:r>
        <w:rPr>
          <w:lang w:val="en-US"/>
        </w:rPr>
        <w:t>Business</w:t>
      </w:r>
      <w:r w:rsidR="001B253B" w:rsidRPr="00766662">
        <w:rPr>
          <w:lang w:val="en-US"/>
        </w:rPr>
        <w:t xml:space="preserve"> </w:t>
      </w:r>
      <w:r>
        <w:rPr>
          <w:lang w:val="en-US"/>
        </w:rPr>
        <w:t>Process</w:t>
      </w:r>
      <w:r w:rsidR="001B253B" w:rsidRPr="00766662">
        <w:rPr>
          <w:lang w:val="en-US"/>
        </w:rPr>
        <w:t xml:space="preserve">, </w:t>
      </w:r>
      <w:r w:rsidRPr="00732199">
        <w:rPr>
          <w:lang w:val="en-US"/>
        </w:rPr>
        <w:t>Requirements</w:t>
      </w:r>
      <w:r w:rsidR="001B253B" w:rsidRPr="00766662">
        <w:rPr>
          <w:lang w:val="en-US"/>
        </w:rPr>
        <w:t xml:space="preserve">, </w:t>
      </w:r>
      <w:r>
        <w:rPr>
          <w:lang w:val="en-US"/>
        </w:rPr>
        <w:t>Use</w:t>
      </w:r>
      <w:r w:rsidR="001B253B" w:rsidRPr="00766662">
        <w:rPr>
          <w:lang w:val="en-US"/>
        </w:rPr>
        <w:t xml:space="preserve"> </w:t>
      </w:r>
      <w:r>
        <w:rPr>
          <w:lang w:val="en-US"/>
        </w:rPr>
        <w:t>Case</w:t>
      </w:r>
      <w:r w:rsidR="001B253B" w:rsidRPr="00766662">
        <w:rPr>
          <w:lang w:val="en-US"/>
        </w:rPr>
        <w:t xml:space="preserve">, </w:t>
      </w:r>
      <w:r w:rsidRPr="00732199">
        <w:rPr>
          <w:lang w:val="en-US"/>
        </w:rPr>
        <w:t>Domain</w:t>
      </w:r>
      <w:r w:rsidR="001B253B" w:rsidRPr="00766662">
        <w:rPr>
          <w:lang w:val="en-US"/>
        </w:rPr>
        <w:t xml:space="preserve">, </w:t>
      </w:r>
      <w:r>
        <w:t>анализа</w:t>
      </w:r>
      <w:r w:rsidR="001B253B" w:rsidRPr="00766662">
        <w:rPr>
          <w:lang w:val="en-US"/>
        </w:rPr>
        <w:t xml:space="preserve"> </w:t>
      </w:r>
      <w:r>
        <w:t>пригодности</w:t>
      </w:r>
      <w:r w:rsidR="001B253B" w:rsidRPr="00766662">
        <w:rPr>
          <w:lang w:val="en-US"/>
        </w:rPr>
        <w:t xml:space="preserve">, </w:t>
      </w:r>
      <w:r w:rsidRPr="00732199">
        <w:rPr>
          <w:lang w:val="en-US"/>
        </w:rPr>
        <w:t>Sequence</w:t>
      </w:r>
      <w:r w:rsidR="001B253B" w:rsidRPr="00766662">
        <w:rPr>
          <w:lang w:val="en-US"/>
        </w:rPr>
        <w:t xml:space="preserve">, </w:t>
      </w:r>
      <w:r>
        <w:rPr>
          <w:lang w:val="en-US"/>
        </w:rPr>
        <w:t>Class</w:t>
      </w:r>
      <w:r w:rsidR="001B253B" w:rsidRPr="00766662">
        <w:rPr>
          <w:lang w:val="en-US"/>
        </w:rPr>
        <w:t xml:space="preserve">, </w:t>
      </w:r>
      <w:r>
        <w:rPr>
          <w:lang w:val="en-US"/>
        </w:rPr>
        <w:t>Activity</w:t>
      </w:r>
      <w:r w:rsidR="001B253B" w:rsidRPr="00766662">
        <w:rPr>
          <w:lang w:val="en-US"/>
        </w:rPr>
        <w:t xml:space="preserve">, </w:t>
      </w:r>
      <w:r>
        <w:rPr>
          <w:lang w:val="en-US"/>
        </w:rPr>
        <w:t>State</w:t>
      </w:r>
      <w:r w:rsidR="001B253B" w:rsidRPr="00766662">
        <w:rPr>
          <w:lang w:val="en-US"/>
        </w:rPr>
        <w:t xml:space="preserve">, </w:t>
      </w:r>
      <w:r w:rsidRPr="00732199">
        <w:rPr>
          <w:lang w:val="en-US"/>
        </w:rPr>
        <w:t>Component</w:t>
      </w:r>
      <w:r w:rsidR="001B253B" w:rsidRPr="00766662">
        <w:rPr>
          <w:lang w:val="en-US"/>
        </w:rPr>
        <w:t xml:space="preserve"> </w:t>
      </w:r>
      <w:r w:rsidR="001B253B" w:rsidRPr="001B253B">
        <w:t>и</w:t>
      </w:r>
      <w:r w:rsidR="001B253B" w:rsidRPr="00766662">
        <w:rPr>
          <w:lang w:val="en-US"/>
        </w:rPr>
        <w:t xml:space="preserve"> </w:t>
      </w:r>
      <w:r w:rsidRPr="00732199">
        <w:rPr>
          <w:lang w:val="en-US"/>
        </w:rPr>
        <w:t>Deployment</w:t>
      </w:r>
      <w:r w:rsidR="001B253B" w:rsidRPr="00766662">
        <w:rPr>
          <w:lang w:val="en-US"/>
        </w:rPr>
        <w:t xml:space="preserve">. </w:t>
      </w:r>
      <w:r>
        <w:t xml:space="preserve">Использование полученных знаний позволит студентам получить навыки проектирования информационных систем на основе объектно-ориентированного подхода. </w:t>
      </w:r>
      <w:r w:rsidRPr="007F47BD">
        <w:t>Предназначено дл</w:t>
      </w:r>
      <w:r>
        <w:t>я студентов 4 курса факультета С</w:t>
      </w:r>
      <w:r w:rsidRPr="007F47BD">
        <w:t>ервиса и рекламы специальност</w:t>
      </w:r>
      <w:r>
        <w:t>и</w:t>
      </w:r>
      <w:r w:rsidRPr="007F47BD">
        <w:t xml:space="preserve"> </w:t>
      </w:r>
      <w:r>
        <w:t>«Прикладная информатика в экономике»</w:t>
      </w:r>
      <w:r w:rsidR="0023721B">
        <w:t xml:space="preserve"> для лабораторных практикумов по курсам «Проектирование информационных систем» и «Проектирование и управление жизненным циклом информационных систем»</w:t>
      </w:r>
      <w:r w:rsidRPr="007F47BD">
        <w:t>.</w:t>
      </w:r>
    </w:p>
    <w:p w:rsidR="009B1FEC" w:rsidRPr="007F47BD" w:rsidRDefault="009B1FEC" w:rsidP="00F95000">
      <w:pPr>
        <w:spacing w:line="360" w:lineRule="auto"/>
      </w:pPr>
    </w:p>
    <w:p w:rsidR="009B1FEC" w:rsidRPr="007F47BD" w:rsidRDefault="009B1FEC" w:rsidP="00F95000">
      <w:pPr>
        <w:spacing w:line="360" w:lineRule="auto"/>
      </w:pPr>
      <w:r w:rsidRPr="007F47BD">
        <w:t xml:space="preserve">Ил. </w:t>
      </w:r>
      <w:r w:rsidR="0023721B">
        <w:t>60</w:t>
      </w:r>
      <w:r w:rsidRPr="007F47BD">
        <w:t>.</w:t>
      </w:r>
    </w:p>
    <w:p w:rsidR="009B1FEC" w:rsidRPr="007F47BD" w:rsidRDefault="009B1FEC" w:rsidP="00F95000">
      <w:pPr>
        <w:spacing w:line="360" w:lineRule="auto"/>
      </w:pPr>
    </w:p>
    <w:p w:rsidR="009B1FEC" w:rsidRPr="007F47BD" w:rsidRDefault="009B1FEC" w:rsidP="00C03820">
      <w:pPr>
        <w:ind w:left="1134" w:right="4253" w:hanging="1134"/>
      </w:pPr>
      <w:r w:rsidRPr="007F47BD">
        <w:t xml:space="preserve">Рецензент: </w:t>
      </w:r>
      <w:r>
        <w:t>А.Ю. Юрин,</w:t>
      </w:r>
      <w:r w:rsidRPr="004E528E">
        <w:t xml:space="preserve"> </w:t>
      </w:r>
      <w:r>
        <w:t>к.т.н. доцент</w:t>
      </w:r>
      <w:r w:rsidRPr="004E528E">
        <w:t xml:space="preserve"> Кафедры</w:t>
      </w:r>
      <w:r>
        <w:t xml:space="preserve"> автоматизированных систем</w:t>
      </w:r>
      <w:r w:rsidRPr="007F47BD">
        <w:t xml:space="preserve"> </w:t>
      </w:r>
      <w:r>
        <w:t xml:space="preserve">Института кибернетики им. Е.И. Попова Иркутского национального исследовательского  технического университета </w:t>
      </w:r>
    </w:p>
    <w:p w:rsidR="009B1FEC" w:rsidRPr="004E528E" w:rsidRDefault="009B1FEC" w:rsidP="00F95000">
      <w:pPr>
        <w:spacing w:line="360" w:lineRule="auto"/>
      </w:pPr>
    </w:p>
    <w:p w:rsidR="009B1FEC" w:rsidRDefault="009B1FEC" w:rsidP="00F95000">
      <w:pPr>
        <w:spacing w:line="360" w:lineRule="auto"/>
      </w:pPr>
    </w:p>
    <w:p w:rsidR="009B1FEC" w:rsidRPr="007F47BD" w:rsidRDefault="009B1FEC" w:rsidP="00F95000">
      <w:pPr>
        <w:spacing w:line="360" w:lineRule="auto"/>
      </w:pPr>
    </w:p>
    <w:p w:rsidR="009B1FEC" w:rsidRPr="007F47BD" w:rsidRDefault="006F1C57" w:rsidP="00F95000">
      <w:pPr>
        <w:spacing w:line="360" w:lineRule="auto"/>
      </w:pPr>
      <w:r>
        <w:rPr>
          <w:noProof/>
        </w:rPr>
        <w:pict>
          <v:shapetype id="_x0000_t202" coordsize="21600,21600" o:spt="202" path="m,l,21600r21600,l21600,xe">
            <v:stroke joinstyle="miter"/>
            <v:path gradientshapeok="t" o:connecttype="rect"/>
          </v:shapetype>
          <v:shape id="_x0000_s1026" type="#_x0000_t202" style="position:absolute;margin-left:262.2pt;margin-top:12.05pt;width:208.8pt;height:71.25pt;z-index:251656192" filled="f" stroked="f">
            <v:textbox>
              <w:txbxContent>
                <w:p w:rsidR="00766662" w:rsidRPr="004157E3" w:rsidRDefault="00766662" w:rsidP="00F95000">
                  <w:pPr>
                    <w:pStyle w:val="31"/>
                    <w:rPr>
                      <w:sz w:val="24"/>
                      <w:szCs w:val="24"/>
                    </w:rPr>
                  </w:pPr>
                  <w:r w:rsidRPr="007F47BD">
                    <w:rPr>
                      <w:sz w:val="24"/>
                      <w:szCs w:val="24"/>
                    </w:rPr>
                    <w:t>© Иркутский государственный уни</w:t>
                  </w:r>
                  <w:r>
                    <w:rPr>
                      <w:sz w:val="24"/>
                      <w:szCs w:val="24"/>
                    </w:rPr>
                    <w:t>верситет, 2017</w:t>
                  </w:r>
                </w:p>
              </w:txbxContent>
            </v:textbox>
          </v:shape>
        </w:pict>
      </w:r>
    </w:p>
    <w:p w:rsidR="009B1FEC" w:rsidRPr="007F47BD" w:rsidRDefault="009B1FEC" w:rsidP="00F95000">
      <w:pPr>
        <w:spacing w:line="360" w:lineRule="auto"/>
      </w:pPr>
    </w:p>
    <w:p w:rsidR="009B1FEC" w:rsidRPr="007F47BD" w:rsidRDefault="009B1FEC" w:rsidP="00F95000"/>
    <w:p w:rsidR="009B1FEC" w:rsidRPr="00787C36" w:rsidRDefault="009B1FEC" w:rsidP="00787C36">
      <w:pPr>
        <w:pStyle w:val="1"/>
        <w:jc w:val="center"/>
        <w:rPr>
          <w:i/>
          <w:iCs/>
          <w:sz w:val="28"/>
          <w:szCs w:val="28"/>
        </w:rPr>
      </w:pPr>
      <w:r>
        <w:rPr>
          <w:b w:val="0"/>
          <w:bCs w:val="0"/>
          <w:sz w:val="24"/>
          <w:szCs w:val="24"/>
        </w:rPr>
        <w:br w:type="page"/>
      </w:r>
      <w:bookmarkStart w:id="0" w:name="_Toc493076252"/>
      <w:bookmarkStart w:id="1" w:name="_Toc493076448"/>
      <w:r w:rsidRPr="00894D28">
        <w:rPr>
          <w:sz w:val="28"/>
          <w:szCs w:val="28"/>
        </w:rPr>
        <w:lastRenderedPageBreak/>
        <w:t>Содержание</w:t>
      </w:r>
      <w:bookmarkEnd w:id="0"/>
      <w:bookmarkEnd w:id="1"/>
    </w:p>
    <w:p w:rsidR="009B1FEC" w:rsidRDefault="006F1C57" w:rsidP="00785AD2">
      <w:pPr>
        <w:pStyle w:val="11"/>
        <w:tabs>
          <w:tab w:val="right" w:leader="dot" w:pos="9345"/>
        </w:tabs>
        <w:spacing w:after="0" w:line="360" w:lineRule="auto"/>
        <w:rPr>
          <w:rFonts w:ascii="Calibri" w:hAnsi="Calibri" w:cs="Calibri"/>
          <w:noProof/>
          <w:sz w:val="22"/>
          <w:szCs w:val="22"/>
        </w:rPr>
      </w:pPr>
      <w:r>
        <w:fldChar w:fldCharType="begin"/>
      </w:r>
      <w:r w:rsidR="009B1FEC">
        <w:instrText xml:space="preserve"> TOC \o "1-3" \h \z \u </w:instrText>
      </w:r>
      <w:r>
        <w:fldChar w:fldCharType="separate"/>
      </w:r>
    </w:p>
    <w:p w:rsidR="009B1FEC" w:rsidRDefault="006F1C57" w:rsidP="00785AD2">
      <w:pPr>
        <w:pStyle w:val="11"/>
        <w:tabs>
          <w:tab w:val="left" w:pos="480"/>
          <w:tab w:val="right" w:leader="dot" w:pos="9345"/>
        </w:tabs>
        <w:spacing w:after="0" w:line="360" w:lineRule="auto"/>
        <w:rPr>
          <w:rFonts w:ascii="Calibri" w:hAnsi="Calibri" w:cs="Calibri"/>
          <w:noProof/>
          <w:sz w:val="22"/>
          <w:szCs w:val="22"/>
        </w:rPr>
      </w:pPr>
      <w:hyperlink w:anchor="_Toc493076449" w:history="1">
        <w:r w:rsidR="009B1FEC" w:rsidRPr="006A7A1E">
          <w:rPr>
            <w:rStyle w:val="a6"/>
            <w:noProof/>
          </w:rPr>
          <w:t>1.</w:t>
        </w:r>
        <w:r w:rsidR="009B1FEC">
          <w:rPr>
            <w:rFonts w:ascii="Calibri" w:hAnsi="Calibri" w:cs="Calibri"/>
            <w:noProof/>
            <w:sz w:val="22"/>
            <w:szCs w:val="22"/>
          </w:rPr>
          <w:tab/>
        </w:r>
        <w:r w:rsidR="009B1FEC" w:rsidRPr="006A7A1E">
          <w:rPr>
            <w:rStyle w:val="a6"/>
            <w:noProof/>
          </w:rPr>
          <w:t>Описание основ объектно-ориентированного подхода</w:t>
        </w:r>
        <w:r w:rsidR="009B1FEC">
          <w:rPr>
            <w:noProof/>
            <w:webHidden/>
          </w:rPr>
          <w:tab/>
        </w:r>
        <w:r>
          <w:rPr>
            <w:noProof/>
            <w:webHidden/>
          </w:rPr>
          <w:fldChar w:fldCharType="begin"/>
        </w:r>
        <w:r w:rsidR="009B1FEC">
          <w:rPr>
            <w:noProof/>
            <w:webHidden/>
          </w:rPr>
          <w:instrText xml:space="preserve"> PAGEREF _Toc493076449 \h </w:instrText>
        </w:r>
        <w:r>
          <w:rPr>
            <w:noProof/>
            <w:webHidden/>
          </w:rPr>
        </w:r>
        <w:r>
          <w:rPr>
            <w:noProof/>
            <w:webHidden/>
          </w:rPr>
          <w:fldChar w:fldCharType="separate"/>
        </w:r>
        <w:r w:rsidR="00D74473">
          <w:rPr>
            <w:noProof/>
            <w:webHidden/>
          </w:rPr>
          <w:t>4</w:t>
        </w:r>
        <w:r>
          <w:rPr>
            <w:noProof/>
            <w:webHidden/>
          </w:rPr>
          <w:fldChar w:fldCharType="end"/>
        </w:r>
      </w:hyperlink>
    </w:p>
    <w:p w:rsidR="009B1FEC" w:rsidRDefault="006F1C57" w:rsidP="00785AD2">
      <w:pPr>
        <w:pStyle w:val="11"/>
        <w:tabs>
          <w:tab w:val="left" w:pos="480"/>
          <w:tab w:val="right" w:leader="dot" w:pos="9345"/>
        </w:tabs>
        <w:spacing w:after="0" w:line="360" w:lineRule="auto"/>
        <w:rPr>
          <w:rFonts w:ascii="Calibri" w:hAnsi="Calibri" w:cs="Calibri"/>
          <w:noProof/>
          <w:sz w:val="22"/>
          <w:szCs w:val="22"/>
        </w:rPr>
      </w:pPr>
      <w:hyperlink w:anchor="_Toc493076450" w:history="1">
        <w:r w:rsidR="009B1FEC" w:rsidRPr="006A7A1E">
          <w:rPr>
            <w:rStyle w:val="a6"/>
            <w:noProof/>
          </w:rPr>
          <w:t>2.</w:t>
        </w:r>
        <w:r w:rsidR="009B1FEC">
          <w:rPr>
            <w:rFonts w:ascii="Calibri" w:hAnsi="Calibri" w:cs="Calibri"/>
            <w:noProof/>
            <w:sz w:val="22"/>
            <w:szCs w:val="22"/>
          </w:rPr>
          <w:tab/>
        </w:r>
        <w:r w:rsidR="009B1FEC" w:rsidRPr="006A7A1E">
          <w:rPr>
            <w:rStyle w:val="a6"/>
            <w:noProof/>
          </w:rPr>
          <w:t>Описание основных диаграмм языка UML</w:t>
        </w:r>
        <w:r w:rsidR="009B1FEC">
          <w:rPr>
            <w:noProof/>
            <w:webHidden/>
          </w:rPr>
          <w:tab/>
        </w:r>
        <w:r>
          <w:rPr>
            <w:noProof/>
            <w:webHidden/>
          </w:rPr>
          <w:fldChar w:fldCharType="begin"/>
        </w:r>
        <w:r w:rsidR="009B1FEC">
          <w:rPr>
            <w:noProof/>
            <w:webHidden/>
          </w:rPr>
          <w:instrText xml:space="preserve"> PAGEREF _Toc493076450 \h </w:instrText>
        </w:r>
        <w:r>
          <w:rPr>
            <w:noProof/>
            <w:webHidden/>
          </w:rPr>
        </w:r>
        <w:r>
          <w:rPr>
            <w:noProof/>
            <w:webHidden/>
          </w:rPr>
          <w:fldChar w:fldCharType="separate"/>
        </w:r>
        <w:r w:rsidR="00D74473">
          <w:rPr>
            <w:noProof/>
            <w:webHidden/>
          </w:rPr>
          <w:t>5</w:t>
        </w:r>
        <w:r>
          <w:rPr>
            <w:noProof/>
            <w:webHidden/>
          </w:rPr>
          <w:fldChar w:fldCharType="end"/>
        </w:r>
      </w:hyperlink>
    </w:p>
    <w:p w:rsidR="009B1FEC" w:rsidRDefault="006F1C57" w:rsidP="00785AD2">
      <w:pPr>
        <w:pStyle w:val="11"/>
        <w:tabs>
          <w:tab w:val="left" w:pos="480"/>
          <w:tab w:val="right" w:leader="dot" w:pos="9345"/>
        </w:tabs>
        <w:spacing w:after="0" w:line="360" w:lineRule="auto"/>
        <w:rPr>
          <w:rFonts w:ascii="Calibri" w:hAnsi="Calibri" w:cs="Calibri"/>
          <w:noProof/>
          <w:sz w:val="22"/>
          <w:szCs w:val="22"/>
        </w:rPr>
      </w:pPr>
      <w:hyperlink w:anchor="_Toc493076451" w:history="1">
        <w:r w:rsidR="009B1FEC" w:rsidRPr="006A7A1E">
          <w:rPr>
            <w:rStyle w:val="a6"/>
            <w:noProof/>
          </w:rPr>
          <w:t>3.</w:t>
        </w:r>
        <w:r w:rsidR="009B1FEC">
          <w:rPr>
            <w:rFonts w:ascii="Calibri" w:hAnsi="Calibri" w:cs="Calibri"/>
            <w:noProof/>
            <w:sz w:val="22"/>
            <w:szCs w:val="22"/>
          </w:rPr>
          <w:tab/>
        </w:r>
        <w:r w:rsidR="009B1FEC" w:rsidRPr="006A7A1E">
          <w:rPr>
            <w:rStyle w:val="a6"/>
            <w:noProof/>
          </w:rPr>
          <w:t xml:space="preserve">Создание проекта в системе </w:t>
        </w:r>
        <w:r w:rsidR="009B1FEC" w:rsidRPr="006A7A1E">
          <w:rPr>
            <w:rStyle w:val="a6"/>
            <w:noProof/>
            <w:lang w:val="en-US"/>
          </w:rPr>
          <w:t>Enterprise</w:t>
        </w:r>
        <w:r w:rsidR="009B1FEC" w:rsidRPr="006A7A1E">
          <w:rPr>
            <w:rStyle w:val="a6"/>
            <w:noProof/>
          </w:rPr>
          <w:t xml:space="preserve"> </w:t>
        </w:r>
        <w:r w:rsidR="009B1FEC" w:rsidRPr="006A7A1E">
          <w:rPr>
            <w:rStyle w:val="a6"/>
            <w:noProof/>
            <w:lang w:val="en-US"/>
          </w:rPr>
          <w:t>Architect</w:t>
        </w:r>
        <w:r w:rsidR="009B1FEC">
          <w:rPr>
            <w:noProof/>
            <w:webHidden/>
          </w:rPr>
          <w:tab/>
        </w:r>
        <w:r>
          <w:rPr>
            <w:noProof/>
            <w:webHidden/>
          </w:rPr>
          <w:fldChar w:fldCharType="begin"/>
        </w:r>
        <w:r w:rsidR="009B1FEC">
          <w:rPr>
            <w:noProof/>
            <w:webHidden/>
          </w:rPr>
          <w:instrText xml:space="preserve"> PAGEREF _Toc493076451 \h </w:instrText>
        </w:r>
        <w:r>
          <w:rPr>
            <w:noProof/>
            <w:webHidden/>
          </w:rPr>
        </w:r>
        <w:r>
          <w:rPr>
            <w:noProof/>
            <w:webHidden/>
          </w:rPr>
          <w:fldChar w:fldCharType="separate"/>
        </w:r>
        <w:r w:rsidR="00D74473">
          <w:rPr>
            <w:noProof/>
            <w:webHidden/>
          </w:rPr>
          <w:t>12</w:t>
        </w:r>
        <w:r>
          <w:rPr>
            <w:noProof/>
            <w:webHidden/>
          </w:rPr>
          <w:fldChar w:fldCharType="end"/>
        </w:r>
      </w:hyperlink>
    </w:p>
    <w:p w:rsidR="009B1FEC" w:rsidRDefault="006F1C57" w:rsidP="00785AD2">
      <w:pPr>
        <w:pStyle w:val="21"/>
        <w:tabs>
          <w:tab w:val="left" w:pos="880"/>
          <w:tab w:val="right" w:leader="dot" w:pos="9345"/>
        </w:tabs>
        <w:spacing w:line="360" w:lineRule="auto"/>
        <w:rPr>
          <w:rFonts w:ascii="Calibri" w:hAnsi="Calibri" w:cs="Calibri"/>
          <w:noProof/>
          <w:sz w:val="22"/>
          <w:szCs w:val="22"/>
        </w:rPr>
      </w:pPr>
      <w:hyperlink w:anchor="_Toc493076452" w:history="1">
        <w:r w:rsidR="009B1FEC" w:rsidRPr="006A7A1E">
          <w:rPr>
            <w:rStyle w:val="a6"/>
            <w:noProof/>
          </w:rPr>
          <w:t>3.1.</w:t>
        </w:r>
        <w:r w:rsidR="009B1FEC">
          <w:rPr>
            <w:rFonts w:ascii="Calibri" w:hAnsi="Calibri" w:cs="Calibri"/>
            <w:noProof/>
            <w:sz w:val="22"/>
            <w:szCs w:val="22"/>
          </w:rPr>
          <w:tab/>
        </w:r>
        <w:r w:rsidR="009B1FEC" w:rsidRPr="006A7A1E">
          <w:rPr>
            <w:rStyle w:val="a6"/>
            <w:noProof/>
          </w:rPr>
          <w:t>Business Process Model</w:t>
        </w:r>
        <w:r w:rsidR="009B1FEC">
          <w:rPr>
            <w:noProof/>
            <w:webHidden/>
          </w:rPr>
          <w:tab/>
        </w:r>
        <w:r>
          <w:rPr>
            <w:noProof/>
            <w:webHidden/>
          </w:rPr>
          <w:fldChar w:fldCharType="begin"/>
        </w:r>
        <w:r w:rsidR="009B1FEC">
          <w:rPr>
            <w:noProof/>
            <w:webHidden/>
          </w:rPr>
          <w:instrText xml:space="preserve"> PAGEREF _Toc493076452 \h </w:instrText>
        </w:r>
        <w:r>
          <w:rPr>
            <w:noProof/>
            <w:webHidden/>
          </w:rPr>
        </w:r>
        <w:r>
          <w:rPr>
            <w:noProof/>
            <w:webHidden/>
          </w:rPr>
          <w:fldChar w:fldCharType="separate"/>
        </w:r>
        <w:r w:rsidR="00D74473">
          <w:rPr>
            <w:noProof/>
            <w:webHidden/>
          </w:rPr>
          <w:t>15</w:t>
        </w:r>
        <w:r>
          <w:rPr>
            <w:noProof/>
            <w:webHidden/>
          </w:rPr>
          <w:fldChar w:fldCharType="end"/>
        </w:r>
      </w:hyperlink>
    </w:p>
    <w:p w:rsidR="009B1FEC" w:rsidRDefault="006F1C57" w:rsidP="00785AD2">
      <w:pPr>
        <w:pStyle w:val="21"/>
        <w:tabs>
          <w:tab w:val="left" w:pos="880"/>
          <w:tab w:val="right" w:leader="dot" w:pos="9345"/>
        </w:tabs>
        <w:spacing w:line="360" w:lineRule="auto"/>
        <w:rPr>
          <w:rFonts w:ascii="Calibri" w:hAnsi="Calibri" w:cs="Calibri"/>
          <w:noProof/>
          <w:sz w:val="22"/>
          <w:szCs w:val="22"/>
        </w:rPr>
      </w:pPr>
      <w:hyperlink w:anchor="_Toc493076453" w:history="1">
        <w:r w:rsidR="009B1FEC" w:rsidRPr="006A7A1E">
          <w:rPr>
            <w:rStyle w:val="a6"/>
            <w:noProof/>
          </w:rPr>
          <w:t>3.2.</w:t>
        </w:r>
        <w:r w:rsidR="009B1FEC">
          <w:rPr>
            <w:rFonts w:ascii="Calibri" w:hAnsi="Calibri" w:cs="Calibri"/>
            <w:noProof/>
            <w:sz w:val="22"/>
            <w:szCs w:val="22"/>
          </w:rPr>
          <w:tab/>
        </w:r>
        <w:r w:rsidR="009B1FEC" w:rsidRPr="006A7A1E">
          <w:rPr>
            <w:rStyle w:val="a6"/>
            <w:noProof/>
          </w:rPr>
          <w:t>Requirements</w:t>
        </w:r>
        <w:r w:rsidR="009B1FEC" w:rsidRPr="006A7A1E">
          <w:rPr>
            <w:rStyle w:val="a6"/>
            <w:noProof/>
            <w:lang w:val="en-US"/>
          </w:rPr>
          <w:t xml:space="preserve"> Model</w:t>
        </w:r>
        <w:r w:rsidR="009B1FEC">
          <w:rPr>
            <w:noProof/>
            <w:webHidden/>
          </w:rPr>
          <w:tab/>
        </w:r>
        <w:r>
          <w:rPr>
            <w:noProof/>
            <w:webHidden/>
          </w:rPr>
          <w:fldChar w:fldCharType="begin"/>
        </w:r>
        <w:r w:rsidR="009B1FEC">
          <w:rPr>
            <w:noProof/>
            <w:webHidden/>
          </w:rPr>
          <w:instrText xml:space="preserve"> PAGEREF _Toc493076453 \h </w:instrText>
        </w:r>
        <w:r>
          <w:rPr>
            <w:noProof/>
            <w:webHidden/>
          </w:rPr>
        </w:r>
        <w:r>
          <w:rPr>
            <w:noProof/>
            <w:webHidden/>
          </w:rPr>
          <w:fldChar w:fldCharType="separate"/>
        </w:r>
        <w:r w:rsidR="00D74473">
          <w:rPr>
            <w:noProof/>
            <w:webHidden/>
          </w:rPr>
          <w:t>20</w:t>
        </w:r>
        <w:r>
          <w:rPr>
            <w:noProof/>
            <w:webHidden/>
          </w:rPr>
          <w:fldChar w:fldCharType="end"/>
        </w:r>
      </w:hyperlink>
    </w:p>
    <w:p w:rsidR="009B1FEC" w:rsidRDefault="006F1C57" w:rsidP="00785AD2">
      <w:pPr>
        <w:pStyle w:val="21"/>
        <w:tabs>
          <w:tab w:val="left" w:pos="880"/>
          <w:tab w:val="right" w:leader="dot" w:pos="9345"/>
        </w:tabs>
        <w:spacing w:line="360" w:lineRule="auto"/>
        <w:rPr>
          <w:rFonts w:ascii="Calibri" w:hAnsi="Calibri" w:cs="Calibri"/>
          <w:noProof/>
          <w:sz w:val="22"/>
          <w:szCs w:val="22"/>
        </w:rPr>
      </w:pPr>
      <w:hyperlink w:anchor="_Toc493076454" w:history="1">
        <w:r w:rsidR="009B1FEC" w:rsidRPr="006A7A1E">
          <w:rPr>
            <w:rStyle w:val="a6"/>
            <w:noProof/>
            <w:lang w:val="en-US"/>
          </w:rPr>
          <w:t>3.3.</w:t>
        </w:r>
        <w:r w:rsidR="009B1FEC">
          <w:rPr>
            <w:rFonts w:ascii="Calibri" w:hAnsi="Calibri" w:cs="Calibri"/>
            <w:noProof/>
            <w:sz w:val="22"/>
            <w:szCs w:val="22"/>
          </w:rPr>
          <w:tab/>
        </w:r>
        <w:r w:rsidR="009B1FEC" w:rsidRPr="006A7A1E">
          <w:rPr>
            <w:rStyle w:val="a6"/>
            <w:noProof/>
          </w:rPr>
          <w:t>Use</w:t>
        </w:r>
        <w:r w:rsidR="009B1FEC" w:rsidRPr="006A7A1E">
          <w:rPr>
            <w:rStyle w:val="a6"/>
            <w:noProof/>
            <w:lang w:val="en-US"/>
          </w:rPr>
          <w:t xml:space="preserve"> Case Model</w:t>
        </w:r>
        <w:r w:rsidR="009B1FEC">
          <w:rPr>
            <w:noProof/>
            <w:webHidden/>
          </w:rPr>
          <w:tab/>
        </w:r>
        <w:r>
          <w:rPr>
            <w:noProof/>
            <w:webHidden/>
          </w:rPr>
          <w:fldChar w:fldCharType="begin"/>
        </w:r>
        <w:r w:rsidR="009B1FEC">
          <w:rPr>
            <w:noProof/>
            <w:webHidden/>
          </w:rPr>
          <w:instrText xml:space="preserve"> PAGEREF _Toc493076454 \h </w:instrText>
        </w:r>
        <w:r>
          <w:rPr>
            <w:noProof/>
            <w:webHidden/>
          </w:rPr>
        </w:r>
        <w:r>
          <w:rPr>
            <w:noProof/>
            <w:webHidden/>
          </w:rPr>
          <w:fldChar w:fldCharType="separate"/>
        </w:r>
        <w:r w:rsidR="00D74473">
          <w:rPr>
            <w:noProof/>
            <w:webHidden/>
          </w:rPr>
          <w:t>23</w:t>
        </w:r>
        <w:r>
          <w:rPr>
            <w:noProof/>
            <w:webHidden/>
          </w:rPr>
          <w:fldChar w:fldCharType="end"/>
        </w:r>
      </w:hyperlink>
    </w:p>
    <w:p w:rsidR="009B1FEC" w:rsidRDefault="006F1C57" w:rsidP="00785AD2">
      <w:pPr>
        <w:pStyle w:val="21"/>
        <w:tabs>
          <w:tab w:val="left" w:pos="880"/>
          <w:tab w:val="right" w:leader="dot" w:pos="9345"/>
        </w:tabs>
        <w:spacing w:line="360" w:lineRule="auto"/>
        <w:rPr>
          <w:rFonts w:ascii="Calibri" w:hAnsi="Calibri" w:cs="Calibri"/>
          <w:noProof/>
          <w:sz w:val="22"/>
          <w:szCs w:val="22"/>
        </w:rPr>
      </w:pPr>
      <w:hyperlink w:anchor="_Toc493076455" w:history="1">
        <w:r w:rsidR="009B1FEC" w:rsidRPr="006A7A1E">
          <w:rPr>
            <w:rStyle w:val="a6"/>
            <w:noProof/>
            <w:lang w:val="en-US"/>
          </w:rPr>
          <w:t>3.4.</w:t>
        </w:r>
        <w:r w:rsidR="009B1FEC">
          <w:rPr>
            <w:rFonts w:ascii="Calibri" w:hAnsi="Calibri" w:cs="Calibri"/>
            <w:noProof/>
            <w:sz w:val="22"/>
            <w:szCs w:val="22"/>
          </w:rPr>
          <w:tab/>
        </w:r>
        <w:r w:rsidR="009B1FEC" w:rsidRPr="006A7A1E">
          <w:rPr>
            <w:rStyle w:val="a6"/>
            <w:noProof/>
          </w:rPr>
          <w:t>Domain</w:t>
        </w:r>
        <w:r w:rsidR="009B1FEC" w:rsidRPr="006A7A1E">
          <w:rPr>
            <w:rStyle w:val="a6"/>
            <w:noProof/>
            <w:lang w:val="en-US"/>
          </w:rPr>
          <w:t xml:space="preserve"> Model</w:t>
        </w:r>
        <w:r w:rsidR="009B1FEC">
          <w:rPr>
            <w:noProof/>
            <w:webHidden/>
          </w:rPr>
          <w:tab/>
        </w:r>
        <w:r>
          <w:rPr>
            <w:noProof/>
            <w:webHidden/>
          </w:rPr>
          <w:fldChar w:fldCharType="begin"/>
        </w:r>
        <w:r w:rsidR="009B1FEC">
          <w:rPr>
            <w:noProof/>
            <w:webHidden/>
          </w:rPr>
          <w:instrText xml:space="preserve"> PAGEREF _Toc493076455 \h </w:instrText>
        </w:r>
        <w:r>
          <w:rPr>
            <w:noProof/>
            <w:webHidden/>
          </w:rPr>
        </w:r>
        <w:r>
          <w:rPr>
            <w:noProof/>
            <w:webHidden/>
          </w:rPr>
          <w:fldChar w:fldCharType="separate"/>
        </w:r>
        <w:r w:rsidR="00D74473">
          <w:rPr>
            <w:noProof/>
            <w:webHidden/>
          </w:rPr>
          <w:t>28</w:t>
        </w:r>
        <w:r>
          <w:rPr>
            <w:noProof/>
            <w:webHidden/>
          </w:rPr>
          <w:fldChar w:fldCharType="end"/>
        </w:r>
      </w:hyperlink>
    </w:p>
    <w:p w:rsidR="009B1FEC" w:rsidRDefault="006F1C57" w:rsidP="00785AD2">
      <w:pPr>
        <w:pStyle w:val="21"/>
        <w:tabs>
          <w:tab w:val="left" w:pos="880"/>
          <w:tab w:val="right" w:leader="dot" w:pos="9345"/>
        </w:tabs>
        <w:spacing w:line="360" w:lineRule="auto"/>
        <w:rPr>
          <w:rFonts w:ascii="Calibri" w:hAnsi="Calibri" w:cs="Calibri"/>
          <w:noProof/>
          <w:sz w:val="22"/>
          <w:szCs w:val="22"/>
        </w:rPr>
      </w:pPr>
      <w:hyperlink w:anchor="_Toc493076456" w:history="1">
        <w:r w:rsidR="009B1FEC" w:rsidRPr="006A7A1E">
          <w:rPr>
            <w:rStyle w:val="a6"/>
            <w:noProof/>
          </w:rPr>
          <w:t>3.5.</w:t>
        </w:r>
        <w:r w:rsidR="009B1FEC">
          <w:rPr>
            <w:rFonts w:ascii="Calibri" w:hAnsi="Calibri" w:cs="Calibri"/>
            <w:noProof/>
            <w:sz w:val="22"/>
            <w:szCs w:val="22"/>
          </w:rPr>
          <w:tab/>
        </w:r>
        <w:r w:rsidR="009B1FEC" w:rsidRPr="006A7A1E">
          <w:rPr>
            <w:rStyle w:val="a6"/>
            <w:noProof/>
          </w:rPr>
          <w:t>Диаграмма анализа пригодности</w:t>
        </w:r>
        <w:r w:rsidR="009B1FEC">
          <w:rPr>
            <w:noProof/>
            <w:webHidden/>
          </w:rPr>
          <w:tab/>
        </w:r>
        <w:r>
          <w:rPr>
            <w:noProof/>
            <w:webHidden/>
          </w:rPr>
          <w:fldChar w:fldCharType="begin"/>
        </w:r>
        <w:r w:rsidR="009B1FEC">
          <w:rPr>
            <w:noProof/>
            <w:webHidden/>
          </w:rPr>
          <w:instrText xml:space="preserve"> PAGEREF _Toc493076456 \h </w:instrText>
        </w:r>
        <w:r>
          <w:rPr>
            <w:noProof/>
            <w:webHidden/>
          </w:rPr>
        </w:r>
        <w:r>
          <w:rPr>
            <w:noProof/>
            <w:webHidden/>
          </w:rPr>
          <w:fldChar w:fldCharType="separate"/>
        </w:r>
        <w:r w:rsidR="00D74473">
          <w:rPr>
            <w:noProof/>
            <w:webHidden/>
          </w:rPr>
          <w:t>31</w:t>
        </w:r>
        <w:r>
          <w:rPr>
            <w:noProof/>
            <w:webHidden/>
          </w:rPr>
          <w:fldChar w:fldCharType="end"/>
        </w:r>
      </w:hyperlink>
    </w:p>
    <w:p w:rsidR="009B1FEC" w:rsidRDefault="006F1C57" w:rsidP="00785AD2">
      <w:pPr>
        <w:pStyle w:val="21"/>
        <w:tabs>
          <w:tab w:val="left" w:pos="880"/>
          <w:tab w:val="right" w:leader="dot" w:pos="9345"/>
        </w:tabs>
        <w:spacing w:line="360" w:lineRule="auto"/>
        <w:rPr>
          <w:rFonts w:ascii="Calibri" w:hAnsi="Calibri" w:cs="Calibri"/>
          <w:noProof/>
          <w:sz w:val="22"/>
          <w:szCs w:val="22"/>
        </w:rPr>
      </w:pPr>
      <w:hyperlink w:anchor="_Toc493076457" w:history="1">
        <w:r w:rsidR="009B1FEC" w:rsidRPr="006A7A1E">
          <w:rPr>
            <w:rStyle w:val="a6"/>
            <w:noProof/>
          </w:rPr>
          <w:t>3.6.</w:t>
        </w:r>
        <w:r w:rsidR="009B1FEC">
          <w:rPr>
            <w:rFonts w:ascii="Calibri" w:hAnsi="Calibri" w:cs="Calibri"/>
            <w:noProof/>
            <w:sz w:val="22"/>
            <w:szCs w:val="22"/>
          </w:rPr>
          <w:tab/>
        </w:r>
        <w:r w:rsidR="009B1FEC" w:rsidRPr="006A7A1E">
          <w:rPr>
            <w:rStyle w:val="a6"/>
            <w:noProof/>
          </w:rPr>
          <w:t>Sequence Model</w:t>
        </w:r>
        <w:r w:rsidR="009B1FEC">
          <w:rPr>
            <w:noProof/>
            <w:webHidden/>
          </w:rPr>
          <w:tab/>
        </w:r>
        <w:r>
          <w:rPr>
            <w:noProof/>
            <w:webHidden/>
          </w:rPr>
          <w:fldChar w:fldCharType="begin"/>
        </w:r>
        <w:r w:rsidR="009B1FEC">
          <w:rPr>
            <w:noProof/>
            <w:webHidden/>
          </w:rPr>
          <w:instrText xml:space="preserve"> PAGEREF _Toc493076457 \h </w:instrText>
        </w:r>
        <w:r>
          <w:rPr>
            <w:noProof/>
            <w:webHidden/>
          </w:rPr>
        </w:r>
        <w:r>
          <w:rPr>
            <w:noProof/>
            <w:webHidden/>
          </w:rPr>
          <w:fldChar w:fldCharType="separate"/>
        </w:r>
        <w:r w:rsidR="00D74473">
          <w:rPr>
            <w:noProof/>
            <w:webHidden/>
          </w:rPr>
          <w:t>37</w:t>
        </w:r>
        <w:r>
          <w:rPr>
            <w:noProof/>
            <w:webHidden/>
          </w:rPr>
          <w:fldChar w:fldCharType="end"/>
        </w:r>
      </w:hyperlink>
    </w:p>
    <w:p w:rsidR="009B1FEC" w:rsidRDefault="006F1C57" w:rsidP="00785AD2">
      <w:pPr>
        <w:pStyle w:val="21"/>
        <w:tabs>
          <w:tab w:val="left" w:pos="880"/>
          <w:tab w:val="right" w:leader="dot" w:pos="9345"/>
        </w:tabs>
        <w:spacing w:line="360" w:lineRule="auto"/>
        <w:rPr>
          <w:rFonts w:ascii="Calibri" w:hAnsi="Calibri" w:cs="Calibri"/>
          <w:noProof/>
          <w:sz w:val="22"/>
          <w:szCs w:val="22"/>
        </w:rPr>
      </w:pPr>
      <w:hyperlink w:anchor="_Toc493076458" w:history="1">
        <w:r w:rsidR="009B1FEC" w:rsidRPr="006A7A1E">
          <w:rPr>
            <w:rStyle w:val="a6"/>
            <w:noProof/>
          </w:rPr>
          <w:t>3.7.</w:t>
        </w:r>
        <w:r w:rsidR="009B1FEC">
          <w:rPr>
            <w:rFonts w:ascii="Calibri" w:hAnsi="Calibri" w:cs="Calibri"/>
            <w:noProof/>
            <w:sz w:val="22"/>
            <w:szCs w:val="22"/>
          </w:rPr>
          <w:tab/>
        </w:r>
        <w:r w:rsidR="009B1FEC" w:rsidRPr="006A7A1E">
          <w:rPr>
            <w:rStyle w:val="a6"/>
            <w:noProof/>
          </w:rPr>
          <w:t>Class Model</w:t>
        </w:r>
        <w:r w:rsidR="009B1FEC">
          <w:rPr>
            <w:noProof/>
            <w:webHidden/>
          </w:rPr>
          <w:tab/>
        </w:r>
        <w:r>
          <w:rPr>
            <w:noProof/>
            <w:webHidden/>
          </w:rPr>
          <w:fldChar w:fldCharType="begin"/>
        </w:r>
        <w:r w:rsidR="009B1FEC">
          <w:rPr>
            <w:noProof/>
            <w:webHidden/>
          </w:rPr>
          <w:instrText xml:space="preserve"> PAGEREF _Toc493076458 \h </w:instrText>
        </w:r>
        <w:r>
          <w:rPr>
            <w:noProof/>
            <w:webHidden/>
          </w:rPr>
        </w:r>
        <w:r>
          <w:rPr>
            <w:noProof/>
            <w:webHidden/>
          </w:rPr>
          <w:fldChar w:fldCharType="separate"/>
        </w:r>
        <w:r w:rsidR="00D74473">
          <w:rPr>
            <w:noProof/>
            <w:webHidden/>
          </w:rPr>
          <w:t>41</w:t>
        </w:r>
        <w:r>
          <w:rPr>
            <w:noProof/>
            <w:webHidden/>
          </w:rPr>
          <w:fldChar w:fldCharType="end"/>
        </w:r>
      </w:hyperlink>
    </w:p>
    <w:p w:rsidR="009B1FEC" w:rsidRDefault="006F1C57" w:rsidP="00785AD2">
      <w:pPr>
        <w:pStyle w:val="21"/>
        <w:tabs>
          <w:tab w:val="left" w:pos="880"/>
          <w:tab w:val="right" w:leader="dot" w:pos="9345"/>
        </w:tabs>
        <w:spacing w:line="360" w:lineRule="auto"/>
        <w:rPr>
          <w:rFonts w:ascii="Calibri" w:hAnsi="Calibri" w:cs="Calibri"/>
          <w:noProof/>
          <w:sz w:val="22"/>
          <w:szCs w:val="22"/>
        </w:rPr>
      </w:pPr>
      <w:hyperlink w:anchor="_Toc493076459" w:history="1">
        <w:r w:rsidR="009B1FEC" w:rsidRPr="006A7A1E">
          <w:rPr>
            <w:rStyle w:val="a6"/>
            <w:noProof/>
          </w:rPr>
          <w:t>3.8.</w:t>
        </w:r>
        <w:r w:rsidR="009B1FEC">
          <w:rPr>
            <w:rFonts w:ascii="Calibri" w:hAnsi="Calibri" w:cs="Calibri"/>
            <w:noProof/>
            <w:sz w:val="22"/>
            <w:szCs w:val="22"/>
          </w:rPr>
          <w:tab/>
        </w:r>
        <w:r w:rsidR="009B1FEC" w:rsidRPr="006A7A1E">
          <w:rPr>
            <w:rStyle w:val="a6"/>
            <w:noProof/>
          </w:rPr>
          <w:t>Activity Model</w:t>
        </w:r>
        <w:r w:rsidR="009B1FEC">
          <w:rPr>
            <w:noProof/>
            <w:webHidden/>
          </w:rPr>
          <w:tab/>
        </w:r>
        <w:r>
          <w:rPr>
            <w:noProof/>
            <w:webHidden/>
          </w:rPr>
          <w:fldChar w:fldCharType="begin"/>
        </w:r>
        <w:r w:rsidR="009B1FEC">
          <w:rPr>
            <w:noProof/>
            <w:webHidden/>
          </w:rPr>
          <w:instrText xml:space="preserve"> PAGEREF _Toc493076459 \h </w:instrText>
        </w:r>
        <w:r>
          <w:rPr>
            <w:noProof/>
            <w:webHidden/>
          </w:rPr>
        </w:r>
        <w:r>
          <w:rPr>
            <w:noProof/>
            <w:webHidden/>
          </w:rPr>
          <w:fldChar w:fldCharType="separate"/>
        </w:r>
        <w:r w:rsidR="00D74473">
          <w:rPr>
            <w:noProof/>
            <w:webHidden/>
          </w:rPr>
          <w:t>49</w:t>
        </w:r>
        <w:r>
          <w:rPr>
            <w:noProof/>
            <w:webHidden/>
          </w:rPr>
          <w:fldChar w:fldCharType="end"/>
        </w:r>
      </w:hyperlink>
    </w:p>
    <w:p w:rsidR="009B1FEC" w:rsidRDefault="006F1C57" w:rsidP="00785AD2">
      <w:pPr>
        <w:pStyle w:val="21"/>
        <w:tabs>
          <w:tab w:val="left" w:pos="880"/>
          <w:tab w:val="right" w:leader="dot" w:pos="9345"/>
        </w:tabs>
        <w:spacing w:line="360" w:lineRule="auto"/>
        <w:rPr>
          <w:rFonts w:ascii="Calibri" w:hAnsi="Calibri" w:cs="Calibri"/>
          <w:noProof/>
          <w:sz w:val="22"/>
          <w:szCs w:val="22"/>
        </w:rPr>
      </w:pPr>
      <w:hyperlink w:anchor="_Toc493076460" w:history="1">
        <w:r w:rsidR="009B1FEC" w:rsidRPr="006A7A1E">
          <w:rPr>
            <w:rStyle w:val="a6"/>
            <w:noProof/>
          </w:rPr>
          <w:t>3.9.</w:t>
        </w:r>
        <w:r w:rsidR="009B1FEC">
          <w:rPr>
            <w:rFonts w:ascii="Calibri" w:hAnsi="Calibri" w:cs="Calibri"/>
            <w:noProof/>
            <w:sz w:val="22"/>
            <w:szCs w:val="22"/>
          </w:rPr>
          <w:tab/>
        </w:r>
        <w:r w:rsidR="009B1FEC" w:rsidRPr="006A7A1E">
          <w:rPr>
            <w:rStyle w:val="a6"/>
            <w:noProof/>
          </w:rPr>
          <w:t>State Model</w:t>
        </w:r>
        <w:r w:rsidR="009B1FEC">
          <w:rPr>
            <w:noProof/>
            <w:webHidden/>
          </w:rPr>
          <w:tab/>
        </w:r>
        <w:r>
          <w:rPr>
            <w:noProof/>
            <w:webHidden/>
          </w:rPr>
          <w:fldChar w:fldCharType="begin"/>
        </w:r>
        <w:r w:rsidR="009B1FEC">
          <w:rPr>
            <w:noProof/>
            <w:webHidden/>
          </w:rPr>
          <w:instrText xml:space="preserve"> PAGEREF _Toc493076460 \h </w:instrText>
        </w:r>
        <w:r>
          <w:rPr>
            <w:noProof/>
            <w:webHidden/>
          </w:rPr>
        </w:r>
        <w:r>
          <w:rPr>
            <w:noProof/>
            <w:webHidden/>
          </w:rPr>
          <w:fldChar w:fldCharType="separate"/>
        </w:r>
        <w:r w:rsidR="00D74473">
          <w:rPr>
            <w:noProof/>
            <w:webHidden/>
          </w:rPr>
          <w:t>53</w:t>
        </w:r>
        <w:r>
          <w:rPr>
            <w:noProof/>
            <w:webHidden/>
          </w:rPr>
          <w:fldChar w:fldCharType="end"/>
        </w:r>
      </w:hyperlink>
    </w:p>
    <w:p w:rsidR="009B1FEC" w:rsidRDefault="006F1C57" w:rsidP="00785AD2">
      <w:pPr>
        <w:pStyle w:val="21"/>
        <w:tabs>
          <w:tab w:val="left" w:pos="1100"/>
          <w:tab w:val="right" w:leader="dot" w:pos="9345"/>
        </w:tabs>
        <w:spacing w:line="360" w:lineRule="auto"/>
        <w:rPr>
          <w:rFonts w:ascii="Calibri" w:hAnsi="Calibri" w:cs="Calibri"/>
          <w:noProof/>
          <w:sz w:val="22"/>
          <w:szCs w:val="22"/>
        </w:rPr>
      </w:pPr>
      <w:hyperlink w:anchor="_Toc493076461" w:history="1">
        <w:r w:rsidR="009B1FEC" w:rsidRPr="006A7A1E">
          <w:rPr>
            <w:rStyle w:val="a6"/>
            <w:noProof/>
          </w:rPr>
          <w:t>3.10.</w:t>
        </w:r>
        <w:r w:rsidR="009B1FEC">
          <w:rPr>
            <w:rFonts w:ascii="Calibri" w:hAnsi="Calibri" w:cs="Calibri"/>
            <w:noProof/>
            <w:sz w:val="22"/>
            <w:szCs w:val="22"/>
          </w:rPr>
          <w:tab/>
        </w:r>
        <w:r w:rsidR="009B1FEC" w:rsidRPr="006A7A1E">
          <w:rPr>
            <w:rStyle w:val="a6"/>
            <w:noProof/>
          </w:rPr>
          <w:t>Component Model</w:t>
        </w:r>
        <w:r w:rsidR="009B1FEC">
          <w:rPr>
            <w:noProof/>
            <w:webHidden/>
          </w:rPr>
          <w:tab/>
        </w:r>
        <w:r>
          <w:rPr>
            <w:noProof/>
            <w:webHidden/>
          </w:rPr>
          <w:fldChar w:fldCharType="begin"/>
        </w:r>
        <w:r w:rsidR="009B1FEC">
          <w:rPr>
            <w:noProof/>
            <w:webHidden/>
          </w:rPr>
          <w:instrText xml:space="preserve"> PAGEREF _Toc493076461 \h </w:instrText>
        </w:r>
        <w:r>
          <w:rPr>
            <w:noProof/>
            <w:webHidden/>
          </w:rPr>
        </w:r>
        <w:r>
          <w:rPr>
            <w:noProof/>
            <w:webHidden/>
          </w:rPr>
          <w:fldChar w:fldCharType="separate"/>
        </w:r>
        <w:r w:rsidR="00D74473">
          <w:rPr>
            <w:noProof/>
            <w:webHidden/>
          </w:rPr>
          <w:t>58</w:t>
        </w:r>
        <w:r>
          <w:rPr>
            <w:noProof/>
            <w:webHidden/>
          </w:rPr>
          <w:fldChar w:fldCharType="end"/>
        </w:r>
      </w:hyperlink>
    </w:p>
    <w:p w:rsidR="009B1FEC" w:rsidRDefault="006F1C57" w:rsidP="00785AD2">
      <w:pPr>
        <w:pStyle w:val="21"/>
        <w:tabs>
          <w:tab w:val="left" w:pos="1100"/>
          <w:tab w:val="right" w:leader="dot" w:pos="9345"/>
        </w:tabs>
        <w:spacing w:line="360" w:lineRule="auto"/>
        <w:rPr>
          <w:rFonts w:ascii="Calibri" w:hAnsi="Calibri" w:cs="Calibri"/>
          <w:noProof/>
          <w:sz w:val="22"/>
          <w:szCs w:val="22"/>
        </w:rPr>
      </w:pPr>
      <w:hyperlink w:anchor="_Toc493076462" w:history="1">
        <w:r w:rsidR="009B1FEC" w:rsidRPr="006A7A1E">
          <w:rPr>
            <w:rStyle w:val="a6"/>
            <w:noProof/>
          </w:rPr>
          <w:t>3.11.</w:t>
        </w:r>
        <w:r w:rsidR="009B1FEC">
          <w:rPr>
            <w:rFonts w:ascii="Calibri" w:hAnsi="Calibri" w:cs="Calibri"/>
            <w:noProof/>
            <w:sz w:val="22"/>
            <w:szCs w:val="22"/>
          </w:rPr>
          <w:tab/>
        </w:r>
        <w:r w:rsidR="009B1FEC" w:rsidRPr="006A7A1E">
          <w:rPr>
            <w:rStyle w:val="a6"/>
            <w:noProof/>
          </w:rPr>
          <w:t>Deployment Model</w:t>
        </w:r>
        <w:r w:rsidR="009B1FEC">
          <w:rPr>
            <w:noProof/>
            <w:webHidden/>
          </w:rPr>
          <w:tab/>
        </w:r>
        <w:r>
          <w:rPr>
            <w:noProof/>
            <w:webHidden/>
          </w:rPr>
          <w:fldChar w:fldCharType="begin"/>
        </w:r>
        <w:r w:rsidR="009B1FEC">
          <w:rPr>
            <w:noProof/>
            <w:webHidden/>
          </w:rPr>
          <w:instrText xml:space="preserve"> PAGEREF _Toc493076462 \h </w:instrText>
        </w:r>
        <w:r>
          <w:rPr>
            <w:noProof/>
            <w:webHidden/>
          </w:rPr>
        </w:r>
        <w:r>
          <w:rPr>
            <w:noProof/>
            <w:webHidden/>
          </w:rPr>
          <w:fldChar w:fldCharType="separate"/>
        </w:r>
        <w:r w:rsidR="00D74473">
          <w:rPr>
            <w:noProof/>
            <w:webHidden/>
          </w:rPr>
          <w:t>60</w:t>
        </w:r>
        <w:r>
          <w:rPr>
            <w:noProof/>
            <w:webHidden/>
          </w:rPr>
          <w:fldChar w:fldCharType="end"/>
        </w:r>
      </w:hyperlink>
    </w:p>
    <w:p w:rsidR="009B1FEC" w:rsidRDefault="006F1C57" w:rsidP="00785AD2">
      <w:pPr>
        <w:pStyle w:val="11"/>
        <w:tabs>
          <w:tab w:val="left" w:pos="480"/>
          <w:tab w:val="right" w:leader="dot" w:pos="9345"/>
        </w:tabs>
        <w:spacing w:after="0" w:line="360" w:lineRule="auto"/>
        <w:rPr>
          <w:rFonts w:ascii="Calibri" w:hAnsi="Calibri" w:cs="Calibri"/>
          <w:noProof/>
          <w:sz w:val="22"/>
          <w:szCs w:val="22"/>
        </w:rPr>
      </w:pPr>
      <w:hyperlink w:anchor="_Toc493076463" w:history="1">
        <w:r w:rsidR="009B1FEC" w:rsidRPr="006A7A1E">
          <w:rPr>
            <w:rStyle w:val="a6"/>
            <w:noProof/>
          </w:rPr>
          <w:t>4.</w:t>
        </w:r>
        <w:r w:rsidR="009B1FEC">
          <w:rPr>
            <w:rFonts w:ascii="Calibri" w:hAnsi="Calibri" w:cs="Calibri"/>
            <w:noProof/>
            <w:sz w:val="22"/>
            <w:szCs w:val="22"/>
          </w:rPr>
          <w:tab/>
        </w:r>
        <w:r w:rsidR="009B1FEC" w:rsidRPr="006A7A1E">
          <w:rPr>
            <w:rStyle w:val="a6"/>
            <w:noProof/>
          </w:rPr>
          <w:t>Программная реализация</w:t>
        </w:r>
        <w:r w:rsidR="009B1FEC">
          <w:rPr>
            <w:noProof/>
            <w:webHidden/>
          </w:rPr>
          <w:tab/>
        </w:r>
        <w:r>
          <w:rPr>
            <w:noProof/>
            <w:webHidden/>
          </w:rPr>
          <w:fldChar w:fldCharType="begin"/>
        </w:r>
        <w:r w:rsidR="009B1FEC">
          <w:rPr>
            <w:noProof/>
            <w:webHidden/>
          </w:rPr>
          <w:instrText xml:space="preserve"> PAGEREF _Toc493076463 \h </w:instrText>
        </w:r>
        <w:r>
          <w:rPr>
            <w:noProof/>
            <w:webHidden/>
          </w:rPr>
        </w:r>
        <w:r>
          <w:rPr>
            <w:noProof/>
            <w:webHidden/>
          </w:rPr>
          <w:fldChar w:fldCharType="separate"/>
        </w:r>
        <w:r w:rsidR="00D74473">
          <w:rPr>
            <w:noProof/>
            <w:webHidden/>
          </w:rPr>
          <w:t>64</w:t>
        </w:r>
        <w:r>
          <w:rPr>
            <w:noProof/>
            <w:webHidden/>
          </w:rPr>
          <w:fldChar w:fldCharType="end"/>
        </w:r>
      </w:hyperlink>
    </w:p>
    <w:p w:rsidR="009B1FEC" w:rsidRDefault="006F1C57" w:rsidP="00785AD2">
      <w:pPr>
        <w:pStyle w:val="11"/>
        <w:tabs>
          <w:tab w:val="left" w:pos="480"/>
          <w:tab w:val="right" w:leader="dot" w:pos="9345"/>
        </w:tabs>
        <w:spacing w:after="0" w:line="360" w:lineRule="auto"/>
        <w:rPr>
          <w:rFonts w:ascii="Calibri" w:hAnsi="Calibri" w:cs="Calibri"/>
          <w:noProof/>
          <w:sz w:val="22"/>
          <w:szCs w:val="22"/>
        </w:rPr>
      </w:pPr>
      <w:hyperlink w:anchor="_Toc493076464" w:history="1">
        <w:r w:rsidR="009B1FEC" w:rsidRPr="006A7A1E">
          <w:rPr>
            <w:rStyle w:val="a6"/>
            <w:noProof/>
          </w:rPr>
          <w:t>5.</w:t>
        </w:r>
        <w:r w:rsidR="009B1FEC">
          <w:rPr>
            <w:rFonts w:ascii="Calibri" w:hAnsi="Calibri" w:cs="Calibri"/>
            <w:noProof/>
            <w:sz w:val="22"/>
            <w:szCs w:val="22"/>
          </w:rPr>
          <w:tab/>
        </w:r>
        <w:r w:rsidR="009B1FEC" w:rsidRPr="006A7A1E">
          <w:rPr>
            <w:rStyle w:val="a6"/>
            <w:noProof/>
          </w:rPr>
          <w:t>Формирование отчетов</w:t>
        </w:r>
        <w:r w:rsidR="009B1FEC">
          <w:rPr>
            <w:noProof/>
            <w:webHidden/>
          </w:rPr>
          <w:tab/>
        </w:r>
        <w:r>
          <w:rPr>
            <w:noProof/>
            <w:webHidden/>
          </w:rPr>
          <w:fldChar w:fldCharType="begin"/>
        </w:r>
        <w:r w:rsidR="009B1FEC">
          <w:rPr>
            <w:noProof/>
            <w:webHidden/>
          </w:rPr>
          <w:instrText xml:space="preserve"> PAGEREF _Toc493076464 \h </w:instrText>
        </w:r>
        <w:r>
          <w:rPr>
            <w:noProof/>
            <w:webHidden/>
          </w:rPr>
        </w:r>
        <w:r>
          <w:rPr>
            <w:noProof/>
            <w:webHidden/>
          </w:rPr>
          <w:fldChar w:fldCharType="separate"/>
        </w:r>
        <w:r w:rsidR="00D74473">
          <w:rPr>
            <w:noProof/>
            <w:webHidden/>
          </w:rPr>
          <w:t>66</w:t>
        </w:r>
        <w:r>
          <w:rPr>
            <w:noProof/>
            <w:webHidden/>
          </w:rPr>
          <w:fldChar w:fldCharType="end"/>
        </w:r>
      </w:hyperlink>
    </w:p>
    <w:p w:rsidR="009B1FEC" w:rsidRDefault="006F1C57" w:rsidP="00785AD2">
      <w:pPr>
        <w:pStyle w:val="11"/>
        <w:tabs>
          <w:tab w:val="left" w:pos="480"/>
          <w:tab w:val="right" w:leader="dot" w:pos="9345"/>
        </w:tabs>
        <w:spacing w:after="0" w:line="360" w:lineRule="auto"/>
        <w:rPr>
          <w:rFonts w:ascii="Calibri" w:hAnsi="Calibri" w:cs="Calibri"/>
          <w:noProof/>
          <w:sz w:val="22"/>
          <w:szCs w:val="22"/>
        </w:rPr>
      </w:pPr>
      <w:hyperlink w:anchor="_Toc493076465" w:history="1">
        <w:r w:rsidR="009B1FEC" w:rsidRPr="006A7A1E">
          <w:rPr>
            <w:rStyle w:val="a6"/>
            <w:noProof/>
          </w:rPr>
          <w:t>6.</w:t>
        </w:r>
        <w:r w:rsidR="009B1FEC">
          <w:rPr>
            <w:rFonts w:ascii="Calibri" w:hAnsi="Calibri" w:cs="Calibri"/>
            <w:noProof/>
            <w:sz w:val="22"/>
            <w:szCs w:val="22"/>
          </w:rPr>
          <w:tab/>
        </w:r>
        <w:r w:rsidR="009B1FEC" w:rsidRPr="006A7A1E">
          <w:rPr>
            <w:rStyle w:val="a6"/>
            <w:noProof/>
          </w:rPr>
          <w:t>Практическое задание по курсу</w:t>
        </w:r>
        <w:r w:rsidR="009B1FEC">
          <w:rPr>
            <w:noProof/>
            <w:webHidden/>
          </w:rPr>
          <w:tab/>
        </w:r>
        <w:r>
          <w:rPr>
            <w:noProof/>
            <w:webHidden/>
          </w:rPr>
          <w:fldChar w:fldCharType="begin"/>
        </w:r>
        <w:r w:rsidR="009B1FEC">
          <w:rPr>
            <w:noProof/>
            <w:webHidden/>
          </w:rPr>
          <w:instrText xml:space="preserve"> PAGEREF _Toc493076465 \h </w:instrText>
        </w:r>
        <w:r>
          <w:rPr>
            <w:noProof/>
            <w:webHidden/>
          </w:rPr>
        </w:r>
        <w:r>
          <w:rPr>
            <w:noProof/>
            <w:webHidden/>
          </w:rPr>
          <w:fldChar w:fldCharType="separate"/>
        </w:r>
        <w:r w:rsidR="00D74473">
          <w:rPr>
            <w:noProof/>
            <w:webHidden/>
          </w:rPr>
          <w:t>69</w:t>
        </w:r>
        <w:r>
          <w:rPr>
            <w:noProof/>
            <w:webHidden/>
          </w:rPr>
          <w:fldChar w:fldCharType="end"/>
        </w:r>
      </w:hyperlink>
    </w:p>
    <w:p w:rsidR="009B1FEC" w:rsidRDefault="006F1C57" w:rsidP="00785AD2">
      <w:pPr>
        <w:pStyle w:val="11"/>
        <w:tabs>
          <w:tab w:val="right" w:leader="dot" w:pos="9345"/>
        </w:tabs>
        <w:spacing w:after="0" w:line="360" w:lineRule="auto"/>
        <w:rPr>
          <w:rFonts w:ascii="Calibri" w:hAnsi="Calibri" w:cs="Calibri"/>
          <w:noProof/>
          <w:sz w:val="22"/>
          <w:szCs w:val="22"/>
        </w:rPr>
      </w:pPr>
      <w:hyperlink w:anchor="_Toc493076466" w:history="1">
        <w:r w:rsidR="009B1FEC" w:rsidRPr="006A7A1E">
          <w:rPr>
            <w:rStyle w:val="a6"/>
            <w:noProof/>
          </w:rPr>
          <w:t>Список литературы</w:t>
        </w:r>
        <w:r w:rsidR="009B1FEC">
          <w:rPr>
            <w:noProof/>
            <w:webHidden/>
          </w:rPr>
          <w:tab/>
        </w:r>
        <w:r>
          <w:rPr>
            <w:noProof/>
            <w:webHidden/>
          </w:rPr>
          <w:fldChar w:fldCharType="begin"/>
        </w:r>
        <w:r w:rsidR="009B1FEC">
          <w:rPr>
            <w:noProof/>
            <w:webHidden/>
          </w:rPr>
          <w:instrText xml:space="preserve"> PAGEREF _Toc493076466 \h </w:instrText>
        </w:r>
        <w:r>
          <w:rPr>
            <w:noProof/>
            <w:webHidden/>
          </w:rPr>
        </w:r>
        <w:r>
          <w:rPr>
            <w:noProof/>
            <w:webHidden/>
          </w:rPr>
          <w:fldChar w:fldCharType="separate"/>
        </w:r>
        <w:r w:rsidR="00D74473">
          <w:rPr>
            <w:noProof/>
            <w:webHidden/>
          </w:rPr>
          <w:t>70</w:t>
        </w:r>
        <w:r>
          <w:rPr>
            <w:noProof/>
            <w:webHidden/>
          </w:rPr>
          <w:fldChar w:fldCharType="end"/>
        </w:r>
      </w:hyperlink>
    </w:p>
    <w:p w:rsidR="009B1FEC" w:rsidRDefault="006F1C57" w:rsidP="00785AD2">
      <w:pPr>
        <w:pStyle w:val="11"/>
        <w:tabs>
          <w:tab w:val="right" w:leader="dot" w:pos="9345"/>
        </w:tabs>
        <w:spacing w:after="0" w:line="360" w:lineRule="auto"/>
        <w:rPr>
          <w:rFonts w:ascii="Calibri" w:hAnsi="Calibri" w:cs="Calibri"/>
          <w:noProof/>
          <w:sz w:val="22"/>
          <w:szCs w:val="22"/>
        </w:rPr>
      </w:pPr>
      <w:hyperlink w:anchor="_Toc493076467" w:history="1">
        <w:r w:rsidR="009B1FEC" w:rsidRPr="006A7A1E">
          <w:rPr>
            <w:rStyle w:val="a6"/>
            <w:noProof/>
          </w:rPr>
          <w:t>Приложение</w:t>
        </w:r>
        <w:r w:rsidR="009B1FEC">
          <w:rPr>
            <w:noProof/>
            <w:webHidden/>
          </w:rPr>
          <w:tab/>
        </w:r>
        <w:r>
          <w:rPr>
            <w:noProof/>
            <w:webHidden/>
          </w:rPr>
          <w:fldChar w:fldCharType="begin"/>
        </w:r>
        <w:r w:rsidR="009B1FEC">
          <w:rPr>
            <w:noProof/>
            <w:webHidden/>
          </w:rPr>
          <w:instrText xml:space="preserve"> PAGEREF _Toc493076467 \h </w:instrText>
        </w:r>
        <w:r>
          <w:rPr>
            <w:noProof/>
            <w:webHidden/>
          </w:rPr>
        </w:r>
        <w:r>
          <w:rPr>
            <w:noProof/>
            <w:webHidden/>
          </w:rPr>
          <w:fldChar w:fldCharType="separate"/>
        </w:r>
        <w:r w:rsidR="00D74473">
          <w:rPr>
            <w:noProof/>
            <w:webHidden/>
          </w:rPr>
          <w:t>71</w:t>
        </w:r>
        <w:r>
          <w:rPr>
            <w:noProof/>
            <w:webHidden/>
          </w:rPr>
          <w:fldChar w:fldCharType="end"/>
        </w:r>
      </w:hyperlink>
    </w:p>
    <w:p w:rsidR="009B1FEC" w:rsidRDefault="006F1C57" w:rsidP="00785AD2">
      <w:pPr>
        <w:spacing w:line="360" w:lineRule="auto"/>
      </w:pPr>
      <w:r>
        <w:fldChar w:fldCharType="end"/>
      </w:r>
    </w:p>
    <w:p w:rsidR="009B1FEC" w:rsidRDefault="009B1FEC" w:rsidP="00BC1B82">
      <w:pPr>
        <w:pStyle w:val="1"/>
        <w:numPr>
          <w:ilvl w:val="0"/>
          <w:numId w:val="15"/>
        </w:numPr>
      </w:pPr>
      <w:r w:rsidRPr="007F47BD">
        <w:rPr>
          <w:b w:val="0"/>
          <w:bCs w:val="0"/>
          <w:sz w:val="24"/>
          <w:szCs w:val="24"/>
        </w:rPr>
        <w:br w:type="page"/>
      </w:r>
      <w:bookmarkStart w:id="2" w:name="_Toc493076449"/>
      <w:r w:rsidRPr="00836FDB">
        <w:lastRenderedPageBreak/>
        <w:t xml:space="preserve">Описание </w:t>
      </w:r>
      <w:r>
        <w:t xml:space="preserve">основ </w:t>
      </w:r>
      <w:r w:rsidRPr="00836FDB">
        <w:t>объектно-ориентированного подхода</w:t>
      </w:r>
      <w:bookmarkEnd w:id="2"/>
      <w:r>
        <w:t xml:space="preserve"> </w:t>
      </w:r>
    </w:p>
    <w:p w:rsidR="009B1FEC" w:rsidRPr="00EB103C" w:rsidRDefault="009B1FEC" w:rsidP="00EB103C">
      <w:pPr>
        <w:spacing w:line="288" w:lineRule="auto"/>
        <w:jc w:val="center"/>
        <w:rPr>
          <w:b/>
          <w:bCs/>
        </w:rPr>
      </w:pPr>
    </w:p>
    <w:p w:rsidR="009B1FEC" w:rsidRDefault="009B1FEC" w:rsidP="006E5CF4">
      <w:pPr>
        <w:spacing w:line="360" w:lineRule="auto"/>
        <w:ind w:firstLine="600"/>
        <w:jc w:val="both"/>
      </w:pPr>
      <w:r>
        <w:t>Приведем в качестве введения отрывок из книги Г. Буча об объектно-ориентированном проектировании.</w:t>
      </w:r>
    </w:p>
    <w:p w:rsidR="009B1FEC" w:rsidRPr="00EB103C" w:rsidRDefault="009B1FEC" w:rsidP="006E5CF4">
      <w:pPr>
        <w:spacing w:line="360" w:lineRule="auto"/>
        <w:ind w:firstLine="600"/>
        <w:jc w:val="both"/>
      </w:pPr>
      <w:r w:rsidRPr="00EB103C">
        <w:t>Модели позволяют нам наглядно продемонстрировать желаемую структуру и поведение системы. Они также необходимы для визуализации и управления ее архитектурой. Модели помогают добиться лучшего понимания создаваемой нами системы, что зачастую приводит к ее упрощению и возможности повторного использования. Наконец, модели нужны для минимизации риска.</w:t>
      </w:r>
    </w:p>
    <w:p w:rsidR="009B1FEC" w:rsidRPr="00EB103C" w:rsidRDefault="009B1FEC" w:rsidP="006E5CF4">
      <w:pPr>
        <w:spacing w:line="360" w:lineRule="auto"/>
        <w:ind w:firstLine="600"/>
        <w:jc w:val="both"/>
      </w:pPr>
      <w:r w:rsidRPr="00EB103C">
        <w:t>Если вы хотите соорудить собачью конуру, то можете приступить к работе, имея в наличии лишь кучу досок, горсть гвоздей, молоток, плоскогубцы и рулетку. Несколько часов работы после небольшого предварительного планирования - и вы, надо полагать, сколотите вполне приемлемую конуру, причем, скорее всего, без посторонней помощи. Если конура получится достаточно большой и не будет сильно протекать, собака останется довольна. В крайнем случае никогда не поздно начать все сначала - или приобрести менее капризного пса.</w:t>
      </w:r>
    </w:p>
    <w:p w:rsidR="009B1FEC" w:rsidRPr="00EB103C" w:rsidRDefault="009B1FEC" w:rsidP="006E5CF4">
      <w:pPr>
        <w:spacing w:line="360" w:lineRule="auto"/>
        <w:ind w:firstLine="600"/>
        <w:jc w:val="both"/>
      </w:pPr>
      <w:r w:rsidRPr="00EB103C">
        <w:t>Если вам надо построить дом для своей семьи, вы, конечно, можете воспользоваться тем же набором инструментов, но времени на это уйдет значительно больше, и ваши домочадцы, надо полагать, окажутся более требовательными, чем собака. Если у вас нет особого опыта в области строительства, лучше тщательно все продумать перед тем, как забить первый гвоздь. Стоит, по меньшей мере, сделать хотя бы несколько эскизов внешнего вида будущей постройки. Без сомнения, вам нужно качественное жилье, удовлетворяющее запросам вашей семьи и не нарушающее местных строительных норм и правил, - а значит, придется сделать кое-какие чертежи с учетом назначения каждой комнаты и таких деталей, как освещение, отопление и водопровод. На основании этих планов вы сможете правильно рассчитать необходимое для работы время и выбрать подходящие стройматериалы. В принципе можно построить дом и самому, но гораздо выгоднее прибегнуть к помощи других людей, нанимая их для выполнения ключевых работ или покупая готовые детали. Коль скоро вы следуете плану и укладываетесь в смету, ваша семья будет довольна. Если же что-то не сладится, вряд ли стоит менять семью - лучше своевременно учесть пожелания родственников.</w:t>
      </w:r>
    </w:p>
    <w:p w:rsidR="009B1FEC" w:rsidRPr="00EB103C" w:rsidRDefault="009B1FEC" w:rsidP="006E5CF4">
      <w:pPr>
        <w:spacing w:line="360" w:lineRule="auto"/>
        <w:ind w:firstLine="600"/>
        <w:jc w:val="both"/>
      </w:pPr>
      <w:r w:rsidRPr="00EB103C">
        <w:t>При разработке программного обеспечения тоже существует несколько подходов к моделированию. Важнейшие из них - алгоритмический и объектно-ориентированный.</w:t>
      </w:r>
    </w:p>
    <w:p w:rsidR="009B1FEC" w:rsidRPr="00EB103C" w:rsidRDefault="009B1FEC" w:rsidP="006E5CF4">
      <w:pPr>
        <w:spacing w:line="360" w:lineRule="auto"/>
        <w:ind w:firstLine="600"/>
        <w:jc w:val="both"/>
      </w:pPr>
      <w:r w:rsidRPr="00EB103C">
        <w:lastRenderedPageBreak/>
        <w:t>Алгоритмический метод представляет традиционный подход к созданию программного обеспечения. Основным строительным блоком является процедура или функция, а внимание уделяется, прежде всего, вопросам передачи управления и декомпозиции больших алгоритмов на меньшие. Ничего плохого в этом нет, если не считать того, что системы не слишком легко адаптируются. При изменении требований или увеличении размера приложения (что происходит нередко) сопровождать их становится сложнее.</w:t>
      </w:r>
    </w:p>
    <w:p w:rsidR="009B1FEC" w:rsidRPr="00EB103C" w:rsidRDefault="009B1FEC" w:rsidP="006E5CF4">
      <w:pPr>
        <w:spacing w:line="360" w:lineRule="auto"/>
        <w:ind w:firstLine="600"/>
        <w:jc w:val="both"/>
      </w:pPr>
      <w:r w:rsidRPr="00EB103C">
        <w:t>Наиболее современным подходом к разработке программного обеспечения является объектно-ориентированный. Здесь в качестве основного строительного блока выступает объект или класс. В самом общем смысле объект - это сущность, обычно извлекаемая из словаря предметной области или решения, а класс является описанием множества однотипных объектов. Каждый объект обладает идентичностью (его можно поименовать или как-то по-другому отличить от прочих объектов), состоянием (обычно с объектом бывают связаны некоторые данные) и поведением (с ним можно что-то делать или он сам может что-то делать с другими объектами).</w:t>
      </w:r>
    </w:p>
    <w:p w:rsidR="009B1FEC" w:rsidRPr="00EB103C" w:rsidRDefault="009B1FEC" w:rsidP="006E5CF4">
      <w:pPr>
        <w:spacing w:line="360" w:lineRule="auto"/>
        <w:ind w:firstLine="600"/>
        <w:jc w:val="both"/>
      </w:pPr>
      <w:r w:rsidRPr="00EB103C">
        <w:t>Унифицированный язык моделирования (UML) является стандартным инструментом для создания "чертежей" программного обеспечения. С помощью UML можно визуализировать, специфицировать, конструировать и документировать артефакты программных систем.</w:t>
      </w:r>
    </w:p>
    <w:p w:rsidR="009B1FEC" w:rsidRPr="00CE51E2" w:rsidRDefault="009B1FEC" w:rsidP="006E5CF4">
      <w:pPr>
        <w:pStyle w:val="1"/>
        <w:numPr>
          <w:ilvl w:val="0"/>
          <w:numId w:val="15"/>
        </w:numPr>
        <w:spacing w:line="360" w:lineRule="auto"/>
      </w:pPr>
      <w:bookmarkStart w:id="3" w:name="_Toc493076450"/>
      <w:r w:rsidRPr="00CE51E2">
        <w:t xml:space="preserve">Описание </w:t>
      </w:r>
      <w:r>
        <w:t>основных</w:t>
      </w:r>
      <w:r w:rsidRPr="00CE51E2">
        <w:t xml:space="preserve"> диаграмм языка UML</w:t>
      </w:r>
      <w:bookmarkEnd w:id="3"/>
    </w:p>
    <w:p w:rsidR="009B1FEC" w:rsidRPr="00EB103C" w:rsidRDefault="009B1FEC" w:rsidP="006E5CF4">
      <w:pPr>
        <w:spacing w:line="360" w:lineRule="auto"/>
        <w:ind w:firstLine="600"/>
        <w:jc w:val="both"/>
      </w:pPr>
      <w:r w:rsidRPr="00EB103C">
        <w:t>UML – это графический язык. Общаясь на этом языке</w:t>
      </w:r>
      <w:r>
        <w:t>,</w:t>
      </w:r>
      <w:r w:rsidRPr="00EB103C">
        <w:t xml:space="preserve"> разработчики однозначно понимают друг друга.</w:t>
      </w:r>
    </w:p>
    <w:p w:rsidR="009B1FEC" w:rsidRPr="00EB103C" w:rsidRDefault="009B1FEC" w:rsidP="006E5CF4">
      <w:pPr>
        <w:spacing w:line="360" w:lineRule="auto"/>
        <w:ind w:firstLine="600"/>
        <w:jc w:val="both"/>
      </w:pPr>
      <w:r w:rsidRPr="00EB103C">
        <w:t xml:space="preserve">В UML выделяют девять типов диаграмм: </w:t>
      </w:r>
    </w:p>
    <w:p w:rsidR="009B1FEC" w:rsidRPr="00EB103C" w:rsidRDefault="009B1FEC" w:rsidP="006E5CF4">
      <w:pPr>
        <w:numPr>
          <w:ilvl w:val="0"/>
          <w:numId w:val="2"/>
        </w:numPr>
        <w:tabs>
          <w:tab w:val="clear" w:pos="924"/>
          <w:tab w:val="num" w:pos="1200"/>
        </w:tabs>
        <w:spacing w:line="360" w:lineRule="auto"/>
        <w:ind w:left="1320"/>
        <w:jc w:val="both"/>
      </w:pPr>
      <w:r w:rsidRPr="00EB103C">
        <w:t xml:space="preserve">диаграммы классов; </w:t>
      </w:r>
    </w:p>
    <w:p w:rsidR="009B1FEC" w:rsidRPr="00EB103C" w:rsidRDefault="009B1FEC" w:rsidP="006E5CF4">
      <w:pPr>
        <w:numPr>
          <w:ilvl w:val="0"/>
          <w:numId w:val="2"/>
        </w:numPr>
        <w:tabs>
          <w:tab w:val="clear" w:pos="924"/>
          <w:tab w:val="num" w:pos="1200"/>
        </w:tabs>
        <w:spacing w:line="360" w:lineRule="auto"/>
        <w:ind w:left="1320"/>
        <w:jc w:val="both"/>
      </w:pPr>
      <w:r w:rsidRPr="00EB103C">
        <w:t xml:space="preserve">диаграммы объектов; </w:t>
      </w:r>
    </w:p>
    <w:p w:rsidR="009B1FEC" w:rsidRPr="00EB103C" w:rsidRDefault="009B1FEC" w:rsidP="006E5CF4">
      <w:pPr>
        <w:numPr>
          <w:ilvl w:val="0"/>
          <w:numId w:val="2"/>
        </w:numPr>
        <w:tabs>
          <w:tab w:val="clear" w:pos="924"/>
          <w:tab w:val="num" w:pos="1200"/>
        </w:tabs>
        <w:spacing w:line="360" w:lineRule="auto"/>
        <w:ind w:left="1320"/>
        <w:jc w:val="both"/>
      </w:pPr>
      <w:r w:rsidRPr="00EB103C">
        <w:t xml:space="preserve">диаграммы прецедентов; </w:t>
      </w:r>
    </w:p>
    <w:p w:rsidR="009B1FEC" w:rsidRPr="00EB103C" w:rsidRDefault="009B1FEC" w:rsidP="006E5CF4">
      <w:pPr>
        <w:numPr>
          <w:ilvl w:val="0"/>
          <w:numId w:val="2"/>
        </w:numPr>
        <w:tabs>
          <w:tab w:val="clear" w:pos="924"/>
          <w:tab w:val="num" w:pos="1200"/>
        </w:tabs>
        <w:spacing w:line="360" w:lineRule="auto"/>
        <w:ind w:left="1320"/>
        <w:jc w:val="both"/>
      </w:pPr>
      <w:r w:rsidRPr="00EB103C">
        <w:t xml:space="preserve">диаграммы последовательностей; </w:t>
      </w:r>
    </w:p>
    <w:p w:rsidR="009B1FEC" w:rsidRPr="00EB103C" w:rsidRDefault="009B1FEC" w:rsidP="006E5CF4">
      <w:pPr>
        <w:numPr>
          <w:ilvl w:val="0"/>
          <w:numId w:val="2"/>
        </w:numPr>
        <w:tabs>
          <w:tab w:val="clear" w:pos="924"/>
          <w:tab w:val="num" w:pos="1200"/>
        </w:tabs>
        <w:spacing w:line="360" w:lineRule="auto"/>
        <w:ind w:left="1320"/>
        <w:jc w:val="both"/>
      </w:pPr>
      <w:r w:rsidRPr="00EB103C">
        <w:t xml:space="preserve">диаграммы кооперации; </w:t>
      </w:r>
    </w:p>
    <w:p w:rsidR="009B1FEC" w:rsidRPr="00EB103C" w:rsidRDefault="009B1FEC" w:rsidP="006E5CF4">
      <w:pPr>
        <w:numPr>
          <w:ilvl w:val="0"/>
          <w:numId w:val="2"/>
        </w:numPr>
        <w:tabs>
          <w:tab w:val="clear" w:pos="924"/>
          <w:tab w:val="num" w:pos="1200"/>
        </w:tabs>
        <w:spacing w:line="360" w:lineRule="auto"/>
        <w:ind w:left="1320"/>
        <w:jc w:val="both"/>
      </w:pPr>
      <w:r w:rsidRPr="00EB103C">
        <w:t xml:space="preserve">диаграммы состояний; </w:t>
      </w:r>
    </w:p>
    <w:p w:rsidR="009B1FEC" w:rsidRPr="00EB103C" w:rsidRDefault="009B1FEC" w:rsidP="006E5CF4">
      <w:pPr>
        <w:numPr>
          <w:ilvl w:val="0"/>
          <w:numId w:val="2"/>
        </w:numPr>
        <w:tabs>
          <w:tab w:val="clear" w:pos="924"/>
          <w:tab w:val="num" w:pos="1200"/>
        </w:tabs>
        <w:spacing w:line="360" w:lineRule="auto"/>
        <w:ind w:left="1320"/>
        <w:jc w:val="both"/>
      </w:pPr>
      <w:r w:rsidRPr="00EB103C">
        <w:t xml:space="preserve">диаграммы действий; </w:t>
      </w:r>
    </w:p>
    <w:p w:rsidR="009B1FEC" w:rsidRPr="00EB103C" w:rsidRDefault="009B1FEC" w:rsidP="006E5CF4">
      <w:pPr>
        <w:numPr>
          <w:ilvl w:val="0"/>
          <w:numId w:val="2"/>
        </w:numPr>
        <w:tabs>
          <w:tab w:val="clear" w:pos="924"/>
          <w:tab w:val="num" w:pos="1200"/>
        </w:tabs>
        <w:spacing w:line="360" w:lineRule="auto"/>
        <w:ind w:left="1320"/>
        <w:jc w:val="both"/>
      </w:pPr>
      <w:r w:rsidRPr="00EB103C">
        <w:t xml:space="preserve">диаграммы компонентов; </w:t>
      </w:r>
    </w:p>
    <w:p w:rsidR="009B1FEC" w:rsidRPr="00EB103C" w:rsidRDefault="009B1FEC" w:rsidP="006E5CF4">
      <w:pPr>
        <w:numPr>
          <w:ilvl w:val="0"/>
          <w:numId w:val="2"/>
        </w:numPr>
        <w:tabs>
          <w:tab w:val="clear" w:pos="924"/>
          <w:tab w:val="num" w:pos="1200"/>
        </w:tabs>
        <w:spacing w:line="360" w:lineRule="auto"/>
        <w:ind w:left="1320"/>
        <w:jc w:val="both"/>
      </w:pPr>
      <w:r w:rsidRPr="00EB103C">
        <w:t>диаграммы развертывания.</w:t>
      </w:r>
    </w:p>
    <w:p w:rsidR="009B1FEC" w:rsidRPr="00EB103C" w:rsidRDefault="009B1FEC" w:rsidP="006E5CF4">
      <w:pPr>
        <w:spacing w:line="360" w:lineRule="auto"/>
        <w:ind w:firstLine="600"/>
        <w:jc w:val="both"/>
      </w:pPr>
      <w:r w:rsidRPr="00EB103C">
        <w:t xml:space="preserve">На </w:t>
      </w:r>
      <w:r w:rsidRPr="00EB103C">
        <w:rPr>
          <w:b/>
          <w:bCs/>
        </w:rPr>
        <w:t>диаграмме классов</w:t>
      </w:r>
      <w:r w:rsidRPr="00EB103C">
        <w:t xml:space="preserve"> показывают классы, интерфейсы, объекты и кооперации, а также их отношения. При моделировании объектно-ориентированных систем этот тип </w:t>
      </w:r>
      <w:r w:rsidRPr="00EB103C">
        <w:lastRenderedPageBreak/>
        <w:t>диаграмм используют чаще всего. Диаграммы классов соответствуют статическому виду системы с точки зрения проектирования. Диаграммы классов, которые включают активные классы, соответствуют статическому виду системы с точки зрения процессов.</w:t>
      </w:r>
    </w:p>
    <w:p w:rsidR="009B1FEC" w:rsidRPr="00EB103C" w:rsidRDefault="009B1FEC" w:rsidP="006E5CF4">
      <w:pPr>
        <w:spacing w:line="360" w:lineRule="auto"/>
        <w:ind w:firstLine="600"/>
        <w:jc w:val="both"/>
      </w:pPr>
      <w:r w:rsidRPr="00EB103C">
        <w:t>Моделирование системы предполагает идентификацию сущностей, важных стой или иной точки зрения. Эти сущности составляют словарь моделируемой системы. Например, если вы строите дом, то для вас как домовладельца будут иметь значение стены, двери, окна, встроенные шкафы и освещение. Каждая из названных сущностей отличается от других и характеризуется собственным набором свойств. У стен есть высота и ширина, они твердые и сплошные. У дверей также есть высота и ширина, они тоже сплошные, но, кроме того, снабжены особым механизмом, позволяющим им открываться в одну сторону. Окна похожи на двери, поскольку представляют собой проемы в стенах, но в остальном свойства указанных сущностей различаются. Окна обычно (хотя и не всегда) проектируют так, чтобы через них можно было смотреть, но не проходить.</w:t>
      </w:r>
    </w:p>
    <w:p w:rsidR="009B1FEC" w:rsidRPr="00EB103C" w:rsidRDefault="009B1FEC" w:rsidP="006E5CF4">
      <w:pPr>
        <w:spacing w:line="360" w:lineRule="auto"/>
        <w:ind w:firstLine="600"/>
        <w:jc w:val="both"/>
      </w:pPr>
      <w:r w:rsidRPr="00EB103C">
        <w:t>Стены, двери и окна редко существуют сами по себе, поэтому необходимо решить, как они будут стыковаться друг с другом. Какие сущности вы выберете и какие отношения между ними решите установить, очевидно, определяется в зависимости от того, как вы собираетесь использовать комнаты в доме, как будете перемещаться между ними, а также от общего стиля и обстановки, которые входят в ваш замысел.</w:t>
      </w:r>
    </w:p>
    <w:p w:rsidR="009B1FEC" w:rsidRPr="00EB103C" w:rsidRDefault="009B1FEC" w:rsidP="006E5CF4">
      <w:pPr>
        <w:spacing w:line="360" w:lineRule="auto"/>
        <w:ind w:firstLine="600"/>
        <w:jc w:val="both"/>
      </w:pPr>
      <w:r w:rsidRPr="00EB103C">
        <w:t>Строителей, обслуживающий персонал и жильцов интересуют разные вещи. Водопроводчики обратят внимание на трубы, краны и вентиляционные отверстия. Вас как домовладельца это особенно не касается, если не считать случаев, когда указанные элементы пересекаются с теми, которые попадают в ваше поле зрения, - вас волнует, например, где труба вмонтирована в пол и в каком месте крыши открывается вентиляция.</w:t>
      </w:r>
    </w:p>
    <w:p w:rsidR="009B1FEC" w:rsidRPr="00EB103C" w:rsidRDefault="009B1FEC" w:rsidP="006E5CF4">
      <w:pPr>
        <w:spacing w:line="360" w:lineRule="auto"/>
        <w:ind w:firstLine="600"/>
        <w:jc w:val="both"/>
      </w:pPr>
      <w:r w:rsidRPr="00EB103C">
        <w:t>В языке UML все сущности подобного рода моделируются как классы. Класс - это абстракция сущностей, являющихся частью вашего словаря. Так, умозрительно вы можете считать, что "стена" - это класс объектов с некоторыми общими свойствами, такими как высота, длина, толщина, несущая это стена или нет, и т.д. При этом конкретные стены будут рассматриваться как отдельные экземпляры класса "стена", одним из которых является, например, "стена в юго-западной части моего кабинета".</w:t>
      </w:r>
    </w:p>
    <w:p w:rsidR="009B1FEC" w:rsidRPr="00EB103C" w:rsidRDefault="009B1FEC" w:rsidP="006E5CF4">
      <w:pPr>
        <w:spacing w:line="360" w:lineRule="auto"/>
        <w:ind w:firstLine="600"/>
        <w:jc w:val="both"/>
      </w:pPr>
      <w:r w:rsidRPr="00EB103C">
        <w:t xml:space="preserve">У каждого класса должно быть </w:t>
      </w:r>
      <w:r w:rsidRPr="00EB103C">
        <w:rPr>
          <w:i/>
          <w:iCs/>
        </w:rPr>
        <w:t>имя</w:t>
      </w:r>
      <w:r w:rsidRPr="00EB103C">
        <w:t>, отличающее его от других классов. Имя класса - это текстовая строка. Взятое само по себе, оно называется простым именем; к составному имени спереди добавлено имя пакета, куда входит класс. Имя класса в объемлющем пакете должно быть уникальным.</w:t>
      </w:r>
    </w:p>
    <w:p w:rsidR="009B1FEC" w:rsidRPr="00EB103C" w:rsidRDefault="009B1FEC" w:rsidP="006E5CF4">
      <w:pPr>
        <w:spacing w:line="360" w:lineRule="auto"/>
        <w:ind w:firstLine="600"/>
        <w:jc w:val="both"/>
      </w:pPr>
      <w:r w:rsidRPr="00EB103C">
        <w:lastRenderedPageBreak/>
        <w:t>На практике для именования класса используют одно или несколько коротких существительных, взятых из словаря моделируемой системы. Обычно каждое слово в имени класса пишется с заглавной буквы.</w:t>
      </w:r>
    </w:p>
    <w:p w:rsidR="009B1FEC" w:rsidRPr="00EB103C" w:rsidRDefault="009B1FEC" w:rsidP="006E5CF4">
      <w:pPr>
        <w:spacing w:line="360" w:lineRule="auto"/>
        <w:ind w:firstLine="600"/>
        <w:jc w:val="both"/>
      </w:pPr>
      <w:r w:rsidRPr="00EB103C">
        <w:rPr>
          <w:i/>
          <w:iCs/>
        </w:rPr>
        <w:t>Атрибут</w:t>
      </w:r>
      <w:r w:rsidRPr="00EB103C">
        <w:t xml:space="preserve"> - это именованное свойство класса, включающее описание множества значений, которые могут принимать экземпляры этого свойства. Класс может иметь любое число атрибутов или не иметь их вовсе. Атрибут представляет некоторое свойство моделируемой сущности, общее для всех объектов данного класса. Например, у любой стены есть высота, ширина и толщина; при моделировании клиентов можно задавать фамилию, адрес, номер телефона и дату рождения.</w:t>
      </w:r>
    </w:p>
    <w:p w:rsidR="009B1FEC" w:rsidRPr="00EB103C" w:rsidRDefault="009B1FEC" w:rsidP="006E5CF4">
      <w:pPr>
        <w:spacing w:line="360" w:lineRule="auto"/>
        <w:ind w:firstLine="600"/>
        <w:jc w:val="both"/>
      </w:pPr>
      <w:r w:rsidRPr="00EB103C">
        <w:rPr>
          <w:i/>
          <w:iCs/>
        </w:rPr>
        <w:t>Операцией</w:t>
      </w:r>
      <w:r w:rsidRPr="00EB103C">
        <w:t xml:space="preserve"> называется реализация услуги, которую можно запросить у любого объекта класса для воздействия на поведение. Иными словами, операция - это абстракция того, что позволено делать с объектом.</w:t>
      </w:r>
    </w:p>
    <w:p w:rsidR="009B1FEC" w:rsidRPr="00EB103C" w:rsidRDefault="009B1FEC" w:rsidP="006E5CF4">
      <w:pPr>
        <w:spacing w:line="360" w:lineRule="auto"/>
        <w:jc w:val="both"/>
      </w:pPr>
    </w:p>
    <w:p w:rsidR="009B1FEC" w:rsidRPr="00EB103C" w:rsidRDefault="006F1C57" w:rsidP="006E5CF4">
      <w:pPr>
        <w:spacing w:line="360" w:lineRule="auto"/>
        <w:jc w:val="both"/>
      </w:pPr>
      <w:r>
        <w:pict>
          <v:group id="_x0000_s1027" editas="canvas" style="width:305.8pt;height:108pt;mso-position-horizontal-relative:char;mso-position-vertical-relative:line" coordorigin="2994,11669" coordsize="4765,167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2994;top:11669;width:4765;height:1672" o:preferrelative="f">
              <v:fill o:detectmouseclick="t"/>
              <v:path o:extrusionok="t" o:connecttype="none"/>
              <o:lock v:ext="edit" text="t"/>
            </v:shape>
            <v:rect id="_x0000_s1029" style="position:absolute;left:4303;top:11808;width:1870;height:279">
              <v:textbox style="mso-next-textbox:#_x0000_s1029">
                <w:txbxContent>
                  <w:p w:rsidR="00766662" w:rsidRPr="00DA2A39" w:rsidRDefault="00766662">
                    <w:pPr>
                      <w:rPr>
                        <w:b/>
                        <w:bCs/>
                        <w:sz w:val="20"/>
                        <w:szCs w:val="20"/>
                      </w:rPr>
                    </w:pPr>
                    <w:r w:rsidRPr="00DA2A39">
                      <w:rPr>
                        <w:b/>
                        <w:bCs/>
                        <w:sz w:val="20"/>
                        <w:szCs w:val="20"/>
                      </w:rPr>
                      <w:t>Документ</w:t>
                    </w:r>
                  </w:p>
                </w:txbxContent>
              </v:textbox>
            </v:rect>
            <v:rect id="_x0000_s1030" style="position:absolute;left:4303;top:12087;width:1870;height:557">
              <v:textbox style="mso-next-textbox:#_x0000_s1030">
                <w:txbxContent>
                  <w:p w:rsidR="00766662" w:rsidRDefault="00766662">
                    <w:pPr>
                      <w:rPr>
                        <w:sz w:val="20"/>
                        <w:szCs w:val="20"/>
                      </w:rPr>
                    </w:pPr>
                    <w:r>
                      <w:rPr>
                        <w:sz w:val="20"/>
                        <w:szCs w:val="20"/>
                      </w:rPr>
                      <w:t>Заголовок</w:t>
                    </w:r>
                  </w:p>
                  <w:p w:rsidR="00766662" w:rsidRPr="00DA2A39" w:rsidRDefault="00766662">
                    <w:pPr>
                      <w:rPr>
                        <w:sz w:val="20"/>
                        <w:szCs w:val="20"/>
                      </w:rPr>
                    </w:pPr>
                    <w:r>
                      <w:rPr>
                        <w:sz w:val="20"/>
                        <w:szCs w:val="20"/>
                      </w:rPr>
                      <w:t>Регистрационный номер</w:t>
                    </w:r>
                  </w:p>
                </w:txbxContent>
              </v:textbox>
            </v:rect>
            <v:rect id="_x0000_s1031" style="position:absolute;left:4303;top:12644;width:1870;height:557">
              <v:textbox style="mso-next-textbox:#_x0000_s1031">
                <w:txbxContent>
                  <w:p w:rsidR="00766662" w:rsidRDefault="00766662">
                    <w:pPr>
                      <w:rPr>
                        <w:sz w:val="20"/>
                        <w:szCs w:val="20"/>
                      </w:rPr>
                    </w:pPr>
                    <w:r>
                      <w:rPr>
                        <w:sz w:val="20"/>
                        <w:szCs w:val="20"/>
                      </w:rPr>
                      <w:t>Сохранить документ</w:t>
                    </w:r>
                  </w:p>
                  <w:p w:rsidR="00766662" w:rsidRPr="00DA2A39" w:rsidRDefault="00766662">
                    <w:pPr>
                      <w:rPr>
                        <w:sz w:val="20"/>
                        <w:szCs w:val="20"/>
                      </w:rPr>
                    </w:pPr>
                    <w:r>
                      <w:rPr>
                        <w:sz w:val="20"/>
                        <w:szCs w:val="20"/>
                      </w:rPr>
                      <w:t>Открыть документ</w:t>
                    </w:r>
                  </w:p>
                </w:txbxContent>
              </v:textbox>
            </v:rect>
            <v:shape id="_x0000_s1032" type="#_x0000_t202" style="position:absolute;left:3181;top:11808;width:561;height:278" stroked="f">
              <v:textbox style="mso-next-textbox:#_x0000_s1032">
                <w:txbxContent>
                  <w:p w:rsidR="00766662" w:rsidRPr="00DA2A39" w:rsidRDefault="00766662">
                    <w:pPr>
                      <w:rPr>
                        <w:sz w:val="20"/>
                        <w:szCs w:val="20"/>
                      </w:rPr>
                    </w:pPr>
                    <w:r w:rsidRPr="00DA2A39">
                      <w:rPr>
                        <w:sz w:val="20"/>
                        <w:szCs w:val="20"/>
                      </w:rPr>
                      <w:t>Имя</w:t>
                    </w:r>
                  </w:p>
                </w:txbxContent>
              </v:textbox>
            </v:shape>
            <v:shape id="_x0000_s1033" type="#_x0000_t202" style="position:absolute;left:6360;top:11947;width:1216;height:278" stroked="f">
              <v:textbox style="mso-next-textbox:#_x0000_s1033">
                <w:txbxContent>
                  <w:p w:rsidR="00766662" w:rsidRPr="00DA2A39" w:rsidRDefault="00766662">
                    <w:pPr>
                      <w:rPr>
                        <w:sz w:val="20"/>
                        <w:szCs w:val="20"/>
                      </w:rPr>
                    </w:pPr>
                    <w:r>
                      <w:rPr>
                        <w:sz w:val="20"/>
                        <w:szCs w:val="20"/>
                      </w:rPr>
                      <w:t>Атрибуты</w:t>
                    </w:r>
                  </w:p>
                </w:txbxContent>
              </v:textbox>
            </v:shape>
            <v:shape id="_x0000_s1034" type="#_x0000_t202" style="position:absolute;left:6547;top:12505;width:1212;height:276" stroked="f">
              <v:textbox style="mso-next-textbox:#_x0000_s1034">
                <w:txbxContent>
                  <w:p w:rsidR="00766662" w:rsidRPr="00DA2A39" w:rsidRDefault="00766662">
                    <w:pPr>
                      <w:rPr>
                        <w:sz w:val="20"/>
                        <w:szCs w:val="20"/>
                      </w:rPr>
                    </w:pPr>
                    <w:r>
                      <w:rPr>
                        <w:sz w:val="20"/>
                        <w:szCs w:val="20"/>
                      </w:rPr>
                      <w:t>Операции</w:t>
                    </w:r>
                  </w:p>
                </w:txbxContent>
              </v:textbox>
            </v:shape>
            <v:shapetype id="_x0000_t37" coordsize="21600,21600" o:spt="37" o:oned="t" path="m,c10800,,21600,10800,21600,21600e" filled="f">
              <v:path arrowok="t" fillok="f" o:connecttype="none"/>
              <o:lock v:ext="edit" shapetype="t"/>
            </v:shapetype>
            <v:shape id="_x0000_s1035" type="#_x0000_t37" style="position:absolute;left:3742;top:11805;width:280;height:842;rotation:90;flip:x" o:connectortype="curved" adj="-35900,10780,-35900"/>
            <v:shape id="_x0000_s1036" type="#_x0000_t37" style="position:absolute;left:6173;top:12225;width:795;height:141;flip:y" o:connectortype="curved" adj="-86315,106813,-86315"/>
            <v:shape id="_x0000_s1037" type="#_x0000_t37" style="position:absolute;left:6173;top:12781;width:980;height:142;flip:y" o:connectortype="curved" adj="-70054,191213,-70054"/>
            <w10:wrap type="none"/>
            <w10:anchorlock/>
          </v:group>
        </w:pict>
      </w:r>
    </w:p>
    <w:p w:rsidR="009B1FEC" w:rsidRPr="00EB103C" w:rsidRDefault="009B1FEC" w:rsidP="006E5CF4">
      <w:pPr>
        <w:spacing w:line="360" w:lineRule="auto"/>
        <w:ind w:firstLine="600"/>
        <w:jc w:val="both"/>
      </w:pPr>
      <w:r w:rsidRPr="00EB103C">
        <w:t>Например, класс – документ; атрибуты – заголовок, регистрационный номер; операции – сохранить документ, открыть документ.</w:t>
      </w:r>
    </w:p>
    <w:p w:rsidR="009B1FEC" w:rsidRPr="00EB103C" w:rsidRDefault="009B1FEC" w:rsidP="006E5CF4">
      <w:pPr>
        <w:spacing w:line="360" w:lineRule="auto"/>
        <w:ind w:firstLine="600"/>
        <w:jc w:val="both"/>
      </w:pPr>
      <w:r w:rsidRPr="00EB103C">
        <w:t>При построении абстракций вы довольно скоро обнаружите, что классы редко существуют автономно. Как правило, они разными способами взаимодействуют между собой. Это значит, что, моделируя систему, вы должны будете не только идентифицировать сущности, составляющие ее словарь, но и описать, как они соотносятся друг с другом.</w:t>
      </w:r>
    </w:p>
    <w:p w:rsidR="009B1FEC" w:rsidRPr="00EB103C" w:rsidRDefault="009B1FEC" w:rsidP="006E5CF4">
      <w:pPr>
        <w:spacing w:line="360" w:lineRule="auto"/>
        <w:jc w:val="both"/>
      </w:pPr>
    </w:p>
    <w:p w:rsidR="009B1FEC" w:rsidRPr="00EB103C" w:rsidRDefault="009B1FEC" w:rsidP="006E5CF4">
      <w:pPr>
        <w:spacing w:line="360" w:lineRule="auto"/>
        <w:ind w:firstLine="600"/>
        <w:jc w:val="both"/>
      </w:pPr>
      <w:r w:rsidRPr="00EB103C">
        <w:rPr>
          <w:b/>
          <w:bCs/>
        </w:rPr>
        <w:t>Отношением</w:t>
      </w:r>
      <w:r w:rsidRPr="00EB103C">
        <w:t xml:space="preserve"> (Relationship) называется связь между элементами.</w:t>
      </w:r>
    </w:p>
    <w:p w:rsidR="009B1FEC" w:rsidRPr="00EB103C" w:rsidRDefault="009B1FEC" w:rsidP="006E5CF4">
      <w:pPr>
        <w:spacing w:line="360" w:lineRule="auto"/>
        <w:ind w:firstLine="600"/>
        <w:jc w:val="both"/>
      </w:pPr>
      <w:r w:rsidRPr="00EB103C">
        <w:t xml:space="preserve">Существует три вида </w:t>
      </w:r>
      <w:r w:rsidRPr="00EB103C">
        <w:rPr>
          <w:i/>
          <w:iCs/>
        </w:rPr>
        <w:t>отношений</w:t>
      </w:r>
      <w:r w:rsidRPr="00EB103C">
        <w:t>, особенно важных для объектно-ориентированного моделирования:</w:t>
      </w:r>
    </w:p>
    <w:p w:rsidR="009B1FEC" w:rsidRPr="00EB103C" w:rsidRDefault="009B1FEC" w:rsidP="006E5CF4">
      <w:pPr>
        <w:numPr>
          <w:ilvl w:val="0"/>
          <w:numId w:val="3"/>
        </w:numPr>
        <w:spacing w:line="360" w:lineRule="auto"/>
        <w:jc w:val="both"/>
      </w:pPr>
      <w:r w:rsidRPr="00EB103C">
        <w:rPr>
          <w:i/>
          <w:iCs/>
        </w:rPr>
        <w:t>зависимости</w:t>
      </w:r>
      <w:r w:rsidRPr="00EB103C">
        <w:t xml:space="preserve">, которые описывают существующие между классами отношения использования (включая отношения уточнения, трассировки и связывания); </w:t>
      </w:r>
    </w:p>
    <w:p w:rsidR="009B1FEC" w:rsidRPr="00EB103C" w:rsidRDefault="009B1FEC" w:rsidP="006E5CF4">
      <w:pPr>
        <w:numPr>
          <w:ilvl w:val="0"/>
          <w:numId w:val="3"/>
        </w:numPr>
        <w:spacing w:line="360" w:lineRule="auto"/>
        <w:jc w:val="both"/>
      </w:pPr>
      <w:r w:rsidRPr="00EB103C">
        <w:rPr>
          <w:i/>
          <w:iCs/>
        </w:rPr>
        <w:t>обобщения</w:t>
      </w:r>
      <w:r w:rsidRPr="00EB103C">
        <w:t xml:space="preserve">, связывающие обобщенные классы со специализированными; </w:t>
      </w:r>
    </w:p>
    <w:p w:rsidR="009B1FEC" w:rsidRPr="00EB103C" w:rsidRDefault="009B1FEC" w:rsidP="006E5CF4">
      <w:pPr>
        <w:numPr>
          <w:ilvl w:val="0"/>
          <w:numId w:val="3"/>
        </w:numPr>
        <w:spacing w:line="360" w:lineRule="auto"/>
        <w:jc w:val="both"/>
      </w:pPr>
      <w:r w:rsidRPr="00EB103C">
        <w:rPr>
          <w:i/>
          <w:iCs/>
        </w:rPr>
        <w:t>ассоциации</w:t>
      </w:r>
      <w:r w:rsidRPr="00EB103C">
        <w:t>, представляющие структурные отношения между объектами.</w:t>
      </w:r>
    </w:p>
    <w:p w:rsidR="009B1FEC" w:rsidRPr="00EB103C" w:rsidRDefault="009B1FEC" w:rsidP="006E5CF4">
      <w:pPr>
        <w:spacing w:line="360" w:lineRule="auto"/>
        <w:ind w:firstLine="600"/>
        <w:jc w:val="both"/>
      </w:pPr>
      <w:r w:rsidRPr="00EB103C">
        <w:rPr>
          <w:i/>
          <w:iCs/>
        </w:rPr>
        <w:lastRenderedPageBreak/>
        <w:t>Отношения зависимости</w:t>
      </w:r>
      <w:r w:rsidRPr="00EB103C">
        <w:t xml:space="preserve"> - это отношения использования. Например, трубы отопления зависят от нагревателя, подогревающего воду, которая в них течет. Чаще всего зависимости применяются при работе с классами, чтобы отразить в сигнатуре операции тот факт, что один класс использует другой в качестве аргумента</w:t>
      </w:r>
    </w:p>
    <w:p w:rsidR="009B1FEC" w:rsidRPr="00EB103C" w:rsidRDefault="009B1FEC" w:rsidP="006E5CF4">
      <w:pPr>
        <w:spacing w:line="360" w:lineRule="auto"/>
        <w:ind w:firstLine="600"/>
        <w:jc w:val="both"/>
      </w:pPr>
      <w:r w:rsidRPr="00EB103C">
        <w:rPr>
          <w:i/>
          <w:iCs/>
        </w:rPr>
        <w:t>Отношения обобщения</w:t>
      </w:r>
      <w:r w:rsidRPr="00EB103C">
        <w:t xml:space="preserve"> связывают общие классы со специализированными; здесь также применяются термины "субкласс/суперкласс" или "потомок/родитель". Например, "фонарь" - это окно с большой нераздвижной рамой, а патио - окно, раздвигающееся в стороны.</w:t>
      </w:r>
    </w:p>
    <w:p w:rsidR="009B1FEC" w:rsidRPr="00EB103C" w:rsidRDefault="009B1FEC" w:rsidP="006E5CF4">
      <w:pPr>
        <w:spacing w:line="360" w:lineRule="auto"/>
        <w:ind w:firstLine="600"/>
        <w:jc w:val="both"/>
      </w:pPr>
      <w:r w:rsidRPr="00EB103C">
        <w:t>Отношения зависимости и обобщения могут имена, чаще они определяются в том случае, когда необходимо ссылаться на эти отношения.</w:t>
      </w:r>
    </w:p>
    <w:p w:rsidR="009B1FEC" w:rsidRPr="00EB103C" w:rsidRDefault="009B1FEC" w:rsidP="006E5CF4">
      <w:pPr>
        <w:spacing w:line="360" w:lineRule="auto"/>
        <w:ind w:firstLine="600"/>
        <w:jc w:val="both"/>
      </w:pPr>
      <w:r w:rsidRPr="00EB103C">
        <w:rPr>
          <w:i/>
          <w:iCs/>
        </w:rPr>
        <w:t>Отношения ассоциации</w:t>
      </w:r>
      <w:r w:rsidRPr="00EB103C">
        <w:t xml:space="preserve"> - структурные взаимосвязи между объектами: комнаты состоят из стен, в которые могут быть встроены двери и окна; иногда через стены проходят трубы отопления.</w:t>
      </w:r>
    </w:p>
    <w:p w:rsidR="009B1FEC" w:rsidRPr="00EB103C" w:rsidRDefault="009B1FEC" w:rsidP="006E5CF4">
      <w:pPr>
        <w:spacing w:line="360" w:lineRule="auto"/>
        <w:ind w:firstLine="600"/>
        <w:jc w:val="both"/>
      </w:pPr>
      <w:r w:rsidRPr="00EB103C">
        <w:t>Ассоциации может быть присвоено имя, описывающее природу отношения.</w:t>
      </w:r>
    </w:p>
    <w:p w:rsidR="009B1FEC" w:rsidRPr="00EB103C" w:rsidRDefault="009B1FEC" w:rsidP="006E5CF4">
      <w:pPr>
        <w:spacing w:line="360" w:lineRule="auto"/>
        <w:ind w:firstLine="600"/>
        <w:jc w:val="both"/>
      </w:pPr>
      <w:r w:rsidRPr="00EB103C">
        <w:t>Часто при моделировании бывает важно указать, сколько объектов может быть связано посредством одного экземпляра ассоциации. Это число называется кратностью (Multiplicity) роли ассоциации и записывается либо как выражение, значением которого является диапазон значений, либо в явном виде.</w:t>
      </w:r>
    </w:p>
    <w:p w:rsidR="009B1FEC" w:rsidRPr="00EB103C" w:rsidRDefault="006F1C57" w:rsidP="006E5CF4">
      <w:pPr>
        <w:spacing w:line="360" w:lineRule="auto"/>
        <w:jc w:val="center"/>
      </w:pPr>
      <w:r>
        <w:pict>
          <v:group id="_x0000_s1038" editas="canvas" style="width:402pt;height:153pt;mso-position-horizontal-relative:char;mso-position-vertical-relative:line" coordorigin="3274,11669" coordsize="6264,2369">
            <o:lock v:ext="edit" aspectratio="t"/>
            <v:shape id="_x0000_s1039" type="#_x0000_t75" style="position:absolute;left:3274;top:11669;width:6264;height:2369" o:preferrelative="f">
              <v:fill o:detectmouseclick="t"/>
              <v:path o:extrusionok="t" o:connecttype="none"/>
              <o:lock v:ext="edit" text="t"/>
            </v:shape>
            <v:rect id="_x0000_s1040" style="position:absolute;left:5144;top:11808;width:1871;height:279">
              <v:textbox style="mso-next-textbox:#_x0000_s1040">
                <w:txbxContent>
                  <w:p w:rsidR="00766662" w:rsidRPr="00DA2A39" w:rsidRDefault="00766662" w:rsidP="00DA2A39">
                    <w:pPr>
                      <w:jc w:val="center"/>
                      <w:rPr>
                        <w:b/>
                        <w:bCs/>
                        <w:sz w:val="20"/>
                        <w:szCs w:val="20"/>
                      </w:rPr>
                    </w:pPr>
                    <w:r w:rsidRPr="00DA2A39">
                      <w:rPr>
                        <w:b/>
                        <w:bCs/>
                        <w:sz w:val="20"/>
                        <w:szCs w:val="20"/>
                      </w:rPr>
                      <w:t>Документ</w:t>
                    </w:r>
                  </w:p>
                </w:txbxContent>
              </v:textbox>
            </v:rect>
            <v:rect id="_x0000_s1041" style="position:absolute;left:5144;top:12087;width:1871;height:557">
              <v:textbox style="mso-next-textbox:#_x0000_s1041">
                <w:txbxContent>
                  <w:p w:rsidR="00766662" w:rsidRDefault="00766662" w:rsidP="00DA2A39">
                    <w:pPr>
                      <w:rPr>
                        <w:sz w:val="20"/>
                        <w:szCs w:val="20"/>
                      </w:rPr>
                    </w:pPr>
                    <w:r>
                      <w:rPr>
                        <w:sz w:val="20"/>
                        <w:szCs w:val="20"/>
                      </w:rPr>
                      <w:t>Заголовок</w:t>
                    </w:r>
                  </w:p>
                  <w:p w:rsidR="00766662" w:rsidRPr="00DA2A39" w:rsidRDefault="00766662" w:rsidP="00DA2A39">
                    <w:pPr>
                      <w:rPr>
                        <w:sz w:val="20"/>
                        <w:szCs w:val="20"/>
                      </w:rPr>
                    </w:pPr>
                    <w:r>
                      <w:rPr>
                        <w:sz w:val="20"/>
                        <w:szCs w:val="20"/>
                      </w:rPr>
                      <w:t>Регистрационный номер</w:t>
                    </w:r>
                  </w:p>
                </w:txbxContent>
              </v:textbox>
            </v:rect>
            <v:rect id="_x0000_s1042" style="position:absolute;left:5144;top:12644;width:1871;height:557">
              <v:textbox style="mso-next-textbox:#_x0000_s1042">
                <w:txbxContent>
                  <w:p w:rsidR="00766662" w:rsidRDefault="00766662" w:rsidP="00DA2A39">
                    <w:pPr>
                      <w:rPr>
                        <w:sz w:val="20"/>
                        <w:szCs w:val="20"/>
                      </w:rPr>
                    </w:pPr>
                    <w:r>
                      <w:rPr>
                        <w:sz w:val="20"/>
                        <w:szCs w:val="20"/>
                      </w:rPr>
                      <w:t>Сохранить документ</w:t>
                    </w:r>
                  </w:p>
                  <w:p w:rsidR="00766662" w:rsidRPr="00DA2A39" w:rsidRDefault="00766662" w:rsidP="00DA2A39">
                    <w:pPr>
                      <w:rPr>
                        <w:sz w:val="20"/>
                        <w:szCs w:val="20"/>
                      </w:rPr>
                    </w:pPr>
                    <w:r>
                      <w:rPr>
                        <w:sz w:val="20"/>
                        <w:szCs w:val="20"/>
                      </w:rPr>
                      <w:t>Открыть документ</w:t>
                    </w:r>
                  </w:p>
                </w:txbxContent>
              </v:textbox>
            </v:rect>
            <v:rect id="_x0000_s1043" style="position:absolute;left:4396;top:13619;width:1309;height:279">
              <v:textbox style="mso-next-textbox:#_x0000_s1043">
                <w:txbxContent>
                  <w:p w:rsidR="00766662" w:rsidRPr="00DA2A39" w:rsidRDefault="00766662" w:rsidP="00DA2A39">
                    <w:pPr>
                      <w:jc w:val="center"/>
                      <w:rPr>
                        <w:b/>
                        <w:bCs/>
                        <w:sz w:val="20"/>
                        <w:szCs w:val="20"/>
                      </w:rPr>
                    </w:pPr>
                    <w:r>
                      <w:rPr>
                        <w:b/>
                        <w:bCs/>
                        <w:sz w:val="20"/>
                        <w:szCs w:val="20"/>
                      </w:rPr>
                      <w:t>Заявление</w:t>
                    </w:r>
                  </w:p>
                </w:txbxContent>
              </v:textbox>
            </v:rect>
            <v:rect id="_x0000_s1044" style="position:absolute;left:6173;top:13619;width:1214;height:281">
              <v:textbox style="mso-next-textbox:#_x0000_s1044">
                <w:txbxContent>
                  <w:p w:rsidR="00766662" w:rsidRPr="00DA2A39" w:rsidRDefault="00766662" w:rsidP="00DA2A39">
                    <w:pPr>
                      <w:jc w:val="center"/>
                      <w:rPr>
                        <w:b/>
                        <w:bCs/>
                        <w:sz w:val="20"/>
                        <w:szCs w:val="20"/>
                      </w:rPr>
                    </w:pPr>
                    <w:r>
                      <w:rPr>
                        <w:b/>
                        <w:bCs/>
                        <w:sz w:val="20"/>
                        <w:szCs w:val="20"/>
                      </w:rPr>
                      <w:t>Письмо</w:t>
                    </w:r>
                  </w:p>
                </w:txbxContent>
              </v:textbox>
            </v:rect>
            <v:line id="_x0000_s1045" style="position:absolute;flip:x" from="5144,13201" to="5892,13619">
              <v:stroke startarrow="block"/>
            </v:line>
            <v:line id="_x0000_s1046" style="position:absolute" from="6266,13201" to="6828,13619">
              <v:stroke startarrow="block"/>
            </v:line>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47" type="#_x0000_t63" style="position:absolute;left:3368;top:13062;width:1309;height:326" adj="33814,27295">
              <v:textbox style="mso-next-textbox:#_x0000_s1047">
                <w:txbxContent>
                  <w:p w:rsidR="00766662" w:rsidRPr="00777C27" w:rsidRDefault="00766662" w:rsidP="00DA2A39">
                    <w:pPr>
                      <w:rPr>
                        <w:b/>
                        <w:bCs/>
                        <w:sz w:val="16"/>
                        <w:szCs w:val="16"/>
                      </w:rPr>
                    </w:pPr>
                    <w:r w:rsidRPr="00777C27">
                      <w:rPr>
                        <w:b/>
                        <w:bCs/>
                        <w:sz w:val="16"/>
                        <w:szCs w:val="16"/>
                      </w:rPr>
                      <w:t>Обобщение</w:t>
                    </w:r>
                  </w:p>
                  <w:p w:rsidR="00766662" w:rsidRPr="00777C27" w:rsidRDefault="00766662">
                    <w:pPr>
                      <w:rPr>
                        <w:b/>
                        <w:bCs/>
                        <w:sz w:val="16"/>
                        <w:szCs w:val="16"/>
                      </w:rPr>
                    </w:pPr>
                  </w:p>
                </w:txbxContent>
              </v:textbox>
            </v:shape>
            <v:shape id="_x0000_s1048" type="#_x0000_t63" style="position:absolute;left:7201;top:13202;width:1309;height:326" adj="6553,36479">
              <v:textbox style="mso-next-textbox:#_x0000_s1048">
                <w:txbxContent>
                  <w:p w:rsidR="00766662" w:rsidRPr="00777C27" w:rsidRDefault="00766662" w:rsidP="00DA2A39">
                    <w:pPr>
                      <w:rPr>
                        <w:b/>
                        <w:bCs/>
                        <w:sz w:val="16"/>
                        <w:szCs w:val="16"/>
                      </w:rPr>
                    </w:pPr>
                    <w:r w:rsidRPr="00777C27">
                      <w:rPr>
                        <w:b/>
                        <w:bCs/>
                        <w:sz w:val="16"/>
                        <w:szCs w:val="16"/>
                      </w:rPr>
                      <w:t xml:space="preserve">Ассоциация </w:t>
                    </w:r>
                  </w:p>
                  <w:p w:rsidR="00766662" w:rsidRPr="00777C27" w:rsidRDefault="00766662">
                    <w:pPr>
                      <w:rPr>
                        <w:b/>
                        <w:bCs/>
                        <w:sz w:val="16"/>
                        <w:szCs w:val="16"/>
                      </w:rPr>
                    </w:pPr>
                  </w:p>
                </w:txbxContent>
              </v:textbox>
            </v:shape>
            <v:shape id="_x0000_s1049" type="#_x0000_t63" style="position:absolute;left:7762;top:11808;width:1309;height:325" adj="-8095,43716">
              <v:textbox style="mso-next-textbox:#_x0000_s1049">
                <w:txbxContent>
                  <w:p w:rsidR="00766662" w:rsidRPr="00777C27" w:rsidRDefault="00766662" w:rsidP="00DA2A39">
                    <w:pPr>
                      <w:rPr>
                        <w:b/>
                        <w:bCs/>
                        <w:sz w:val="16"/>
                        <w:szCs w:val="16"/>
                      </w:rPr>
                    </w:pPr>
                    <w:r w:rsidRPr="00777C27">
                      <w:rPr>
                        <w:b/>
                        <w:bCs/>
                        <w:sz w:val="16"/>
                        <w:szCs w:val="16"/>
                      </w:rPr>
                      <w:t>Зависимость</w:t>
                    </w:r>
                  </w:p>
                  <w:p w:rsidR="00766662" w:rsidRPr="00777C27" w:rsidRDefault="00766662">
                    <w:pPr>
                      <w:rPr>
                        <w:b/>
                        <w:bCs/>
                        <w:sz w:val="16"/>
                        <w:szCs w:val="16"/>
                      </w:rPr>
                    </w:pPr>
                  </w:p>
                </w:txbxContent>
              </v:textbox>
            </v:shape>
            <v:rect id="_x0000_s1050" style="position:absolute;left:7855;top:13620;width:1214;height:281">
              <v:textbox style="mso-next-textbox:#_x0000_s1050">
                <w:txbxContent>
                  <w:p w:rsidR="00766662" w:rsidRPr="00DA2A39" w:rsidRDefault="00766662" w:rsidP="00DA2A39">
                    <w:pPr>
                      <w:jc w:val="center"/>
                      <w:rPr>
                        <w:b/>
                        <w:bCs/>
                        <w:sz w:val="20"/>
                        <w:szCs w:val="20"/>
                      </w:rPr>
                    </w:pPr>
                    <w:r>
                      <w:rPr>
                        <w:b/>
                        <w:bCs/>
                        <w:sz w:val="20"/>
                        <w:szCs w:val="20"/>
                      </w:rPr>
                      <w:t>Адресат</w:t>
                    </w:r>
                  </w:p>
                </w:txbxContent>
              </v:textbox>
            </v:rect>
            <v:line id="_x0000_s1051" style="position:absolute" from="7388,13759" to="7855,13759"/>
            <v:rect id="_x0000_s1052" style="position:absolute;left:7762;top:12505;width:1309;height:281">
              <v:textbox style="mso-next-textbox:#_x0000_s1052">
                <w:txbxContent>
                  <w:p w:rsidR="00766662" w:rsidRPr="00DA2A39" w:rsidRDefault="00766662" w:rsidP="00DA2A39">
                    <w:pPr>
                      <w:jc w:val="center"/>
                      <w:rPr>
                        <w:b/>
                        <w:bCs/>
                        <w:sz w:val="20"/>
                        <w:szCs w:val="20"/>
                      </w:rPr>
                    </w:pPr>
                    <w:r>
                      <w:rPr>
                        <w:b/>
                        <w:bCs/>
                        <w:sz w:val="20"/>
                        <w:szCs w:val="20"/>
                      </w:rPr>
                      <w:t>Секретарь</w:t>
                    </w:r>
                  </w:p>
                </w:txbxContent>
              </v:textbox>
            </v:rect>
            <v:line id="_x0000_s1053" style="position:absolute" from="7014,12366" to="7762,12644">
              <v:stroke dashstyle="dash" endarrow="open"/>
            </v:line>
            <w10:wrap type="none"/>
            <w10:anchorlock/>
          </v:group>
        </w:pict>
      </w:r>
    </w:p>
    <w:p w:rsidR="009B1FEC" w:rsidRPr="00EB103C" w:rsidRDefault="009B1FEC" w:rsidP="006E5CF4">
      <w:pPr>
        <w:spacing w:line="360" w:lineRule="auto"/>
        <w:ind w:firstLine="600"/>
        <w:jc w:val="both"/>
      </w:pPr>
      <w:r w:rsidRPr="00EB103C">
        <w:t xml:space="preserve">Например, отношение зависимости: документ – секретарь (секретарь имеет операцию – зарегистрировать документ); отношение обобщения: документ – заявление, документ – письмо; отношение ассоциации: </w:t>
      </w:r>
      <w:r>
        <w:t>писмо</w:t>
      </w:r>
      <w:r w:rsidRPr="00EB103C">
        <w:t xml:space="preserve"> – </w:t>
      </w:r>
      <w:r>
        <w:t>адресат</w:t>
      </w:r>
      <w:r w:rsidRPr="00EB103C">
        <w:t>.</w:t>
      </w:r>
    </w:p>
    <w:p w:rsidR="009B1FEC" w:rsidRPr="00EB103C" w:rsidRDefault="009B1FEC" w:rsidP="006E5CF4">
      <w:pPr>
        <w:spacing w:line="360" w:lineRule="auto"/>
        <w:ind w:firstLine="600"/>
        <w:jc w:val="both"/>
      </w:pPr>
      <w:r w:rsidRPr="00EB103C">
        <w:rPr>
          <w:i/>
          <w:iCs/>
        </w:rPr>
        <w:t>Агрегирование</w:t>
      </w:r>
      <w:r w:rsidRPr="00EB103C">
        <w:t>. Простая ассоциация между двумя классами отражает структурное отношение между равноправными сущностями, когда оба класса находятся на одном концептуальном уровне и ни один не является более важным, чем другой. Но иногда приходится моделировать отношение типа "часть/целое", в котором один из классов имеет более высокий ранг (целое) и состоит из нескольких меньших по рангу (частей).</w:t>
      </w:r>
    </w:p>
    <w:p w:rsidR="009B1FEC" w:rsidRPr="00EB103C" w:rsidRDefault="009B1FEC" w:rsidP="006E5CF4">
      <w:pPr>
        <w:spacing w:line="360" w:lineRule="auto"/>
        <w:ind w:firstLine="600"/>
        <w:jc w:val="both"/>
      </w:pPr>
      <w:r w:rsidRPr="00EB103C">
        <w:lastRenderedPageBreak/>
        <w:t>Отношение такого типа называют агрегированием; оно причислено к отношениям типа "имеет" (с учетом того, что объект-целое имеет несколько объектов-частей). Агрегирование является частным случаем ассоциации и изображается в виде простой ассоциации с незакрашенным ромбом со стороны "целого".</w:t>
      </w:r>
    </w:p>
    <w:p w:rsidR="009B1FEC" w:rsidRPr="00EB103C" w:rsidRDefault="009B1FEC" w:rsidP="006E5CF4">
      <w:pPr>
        <w:spacing w:line="360" w:lineRule="auto"/>
        <w:jc w:val="both"/>
      </w:pPr>
    </w:p>
    <w:p w:rsidR="009B1FEC" w:rsidRPr="00EB103C" w:rsidRDefault="006F1C57" w:rsidP="006E5CF4">
      <w:pPr>
        <w:spacing w:line="360" w:lineRule="auto"/>
        <w:jc w:val="center"/>
      </w:pPr>
      <w:r>
        <w:pict>
          <v:group id="_x0000_s1054" editas="canvas" style="width:294pt;height:117pt;mso-position-horizontal-relative:char;mso-position-vertical-relative:line" coordorigin="3436,4435" coordsize="5880,2340">
            <o:lock v:ext="edit" aspectratio="t"/>
            <v:shape id="_x0000_s1055" type="#_x0000_t75" style="position:absolute;left:3436;top:4435;width:5880;height:2340" o:preferrelative="f">
              <v:fill o:detectmouseclick="t"/>
              <v:path o:extrusionok="t" o:connecttype="none"/>
              <o:lock v:ext="edit" text="t"/>
            </v:shape>
            <v:rect id="_x0000_s1056" style="position:absolute;left:5356;top:4615;width:1799;height:360">
              <v:textbox style="mso-next-textbox:#_x0000_s1056">
                <w:txbxContent>
                  <w:p w:rsidR="00766662" w:rsidRPr="00DA2A39" w:rsidRDefault="00766662" w:rsidP="00860BA4">
                    <w:pPr>
                      <w:jc w:val="center"/>
                      <w:rPr>
                        <w:b/>
                        <w:bCs/>
                        <w:sz w:val="20"/>
                        <w:szCs w:val="20"/>
                      </w:rPr>
                    </w:pPr>
                    <w:r>
                      <w:rPr>
                        <w:b/>
                        <w:bCs/>
                        <w:sz w:val="20"/>
                        <w:szCs w:val="20"/>
                      </w:rPr>
                      <w:t>Компания</w:t>
                    </w:r>
                  </w:p>
                </w:txbxContent>
              </v:textbox>
            </v:rect>
            <v:rect id="_x0000_s1057" style="position:absolute;left:5356;top:6054;width:1799;height:361">
              <v:textbox style="mso-next-textbox:#_x0000_s1057">
                <w:txbxContent>
                  <w:p w:rsidR="00766662" w:rsidRPr="00DA2A39" w:rsidRDefault="00766662" w:rsidP="00860BA4">
                    <w:pPr>
                      <w:jc w:val="center"/>
                      <w:rPr>
                        <w:b/>
                        <w:bCs/>
                        <w:sz w:val="20"/>
                        <w:szCs w:val="20"/>
                      </w:rPr>
                    </w:pPr>
                    <w:r>
                      <w:rPr>
                        <w:b/>
                        <w:bCs/>
                        <w:sz w:val="20"/>
                        <w:szCs w:val="20"/>
                      </w:rPr>
                      <w:t>Отдел</w:t>
                    </w:r>
                  </w:p>
                </w:txbxContent>
              </v:textbox>
            </v:rect>
            <v:shape id="_x0000_s1058" type="#_x0000_t63" style="position:absolute;left:3795;top:6054;width:1199;height:421" adj="32265,10826">
              <v:textbox style="mso-next-textbox:#_x0000_s1058">
                <w:txbxContent>
                  <w:p w:rsidR="00766662" w:rsidRPr="00777C27" w:rsidRDefault="00766662" w:rsidP="00860BA4">
                    <w:pPr>
                      <w:rPr>
                        <w:b/>
                        <w:bCs/>
                        <w:sz w:val="16"/>
                        <w:szCs w:val="16"/>
                      </w:rPr>
                    </w:pPr>
                    <w:r>
                      <w:rPr>
                        <w:b/>
                        <w:bCs/>
                        <w:sz w:val="16"/>
                        <w:szCs w:val="16"/>
                      </w:rPr>
                      <w:t>часть</w:t>
                    </w:r>
                  </w:p>
                  <w:p w:rsidR="00766662" w:rsidRPr="00777C27" w:rsidRDefault="00766662" w:rsidP="00860BA4">
                    <w:pPr>
                      <w:rPr>
                        <w:b/>
                        <w:bCs/>
                        <w:sz w:val="16"/>
                        <w:szCs w:val="16"/>
                      </w:rPr>
                    </w:pPr>
                  </w:p>
                </w:txbxContent>
              </v:textbox>
            </v:shape>
            <v:shape id="_x0000_s1059" type="#_x0000_t63" style="position:absolute;left:7276;top:5154;width:1919;height:420" adj="-8993,-2674">
              <v:textbox style="mso-next-textbox:#_x0000_s1059">
                <w:txbxContent>
                  <w:p w:rsidR="00766662" w:rsidRPr="00777C27" w:rsidRDefault="00766662" w:rsidP="00860BA4">
                    <w:pPr>
                      <w:rPr>
                        <w:b/>
                        <w:bCs/>
                        <w:sz w:val="16"/>
                        <w:szCs w:val="16"/>
                      </w:rPr>
                    </w:pPr>
                    <w:r>
                      <w:rPr>
                        <w:b/>
                        <w:bCs/>
                        <w:sz w:val="16"/>
                        <w:szCs w:val="16"/>
                      </w:rPr>
                      <w:t>агрегирование</w:t>
                    </w:r>
                  </w:p>
                  <w:p w:rsidR="00766662" w:rsidRPr="00777C27" w:rsidRDefault="00766662" w:rsidP="00860BA4">
                    <w:pPr>
                      <w:rPr>
                        <w:b/>
                        <w:bCs/>
                        <w:sz w:val="16"/>
                        <w:szCs w:val="16"/>
                      </w:rPr>
                    </w:pPr>
                  </w:p>
                </w:txbxContent>
              </v:textbox>
            </v:shape>
            <v:shape id="_x0000_s1060" type="#_x0000_t63" style="position:absolute;left:3795;top:4795;width:1200;height:421" adj="30240,-1950">
              <v:textbox style="mso-next-textbox:#_x0000_s1060">
                <w:txbxContent>
                  <w:p w:rsidR="00766662" w:rsidRPr="00777C27" w:rsidRDefault="00766662" w:rsidP="00860BA4">
                    <w:pPr>
                      <w:rPr>
                        <w:b/>
                        <w:bCs/>
                        <w:sz w:val="16"/>
                        <w:szCs w:val="16"/>
                      </w:rPr>
                    </w:pPr>
                    <w:r>
                      <w:rPr>
                        <w:b/>
                        <w:bCs/>
                        <w:sz w:val="16"/>
                        <w:szCs w:val="16"/>
                      </w:rPr>
                      <w:t>целое</w:t>
                    </w:r>
                  </w:p>
                  <w:p w:rsidR="00766662" w:rsidRPr="00777C27" w:rsidRDefault="00766662" w:rsidP="00860BA4">
                    <w:pPr>
                      <w:rPr>
                        <w:b/>
                        <w:bCs/>
                        <w:sz w:val="16"/>
                        <w:szCs w:val="16"/>
                      </w:rPr>
                    </w:pPr>
                  </w:p>
                </w:txbxContent>
              </v:textbox>
            </v:shape>
            <v:line id="_x0000_s1061" style="position:absolute;flip:y" from="6316,4975" to="6316,6054"/>
            <v:shape id="_x0000_s1062" type="#_x0000_t202" style="position:absolute;left:5836;top:4975;width:480;height:360" filled="f" stroked="f">
              <v:textbox style="mso-next-textbox:#_x0000_s1062">
                <w:txbxContent>
                  <w:p w:rsidR="00766662" w:rsidRPr="00860BA4" w:rsidRDefault="00766662" w:rsidP="00860BA4">
                    <w:pPr>
                      <w:rPr>
                        <w:sz w:val="20"/>
                        <w:szCs w:val="20"/>
                      </w:rPr>
                    </w:pPr>
                    <w:r w:rsidRPr="00860BA4">
                      <w:rPr>
                        <w:sz w:val="20"/>
                        <w:szCs w:val="20"/>
                      </w:rPr>
                      <w:t>1</w:t>
                    </w:r>
                  </w:p>
                </w:txbxContent>
              </v:textbox>
            </v:shape>
            <v:shape id="_x0000_s1063" type="#_x0000_t202" style="position:absolute;left:5716;top:5695;width:720;height:360" filled="f" stroked="f">
              <v:textbox style="mso-next-textbox:#_x0000_s1063">
                <w:txbxContent>
                  <w:p w:rsidR="00766662" w:rsidRPr="00860BA4" w:rsidRDefault="00766662" w:rsidP="00860BA4">
                    <w:pPr>
                      <w:rPr>
                        <w:sz w:val="20"/>
                        <w:szCs w:val="20"/>
                        <w:lang w:val="en-US"/>
                      </w:rPr>
                    </w:pPr>
                    <w:r>
                      <w:rPr>
                        <w:sz w:val="20"/>
                        <w:szCs w:val="20"/>
                      </w:rPr>
                      <w:t>0..</w:t>
                    </w:r>
                    <w:r>
                      <w:rPr>
                        <w:sz w:val="20"/>
                        <w:szCs w:val="20"/>
                        <w:lang w:val="en-US"/>
                      </w:rPr>
                      <w:t>n</w:t>
                    </w:r>
                  </w:p>
                </w:txbxContent>
              </v:textbox>
            </v:shape>
            <v:shapetype id="_x0000_t4" coordsize="21600,21600" o:spt="4" path="m10800,l,10800,10800,21600,21600,10800xe">
              <v:stroke joinstyle="miter"/>
              <v:path gradientshapeok="t" o:connecttype="rect" textboxrect="5400,5400,16200,16200"/>
            </v:shapetype>
            <v:shape id="_x0000_s1064" type="#_x0000_t4" style="position:absolute;left:6196;top:4975;width:240;height:360"/>
            <w10:wrap type="none"/>
            <w10:anchorlock/>
          </v:group>
        </w:pict>
      </w:r>
    </w:p>
    <w:p w:rsidR="009B1FEC" w:rsidRPr="00EB103C" w:rsidRDefault="009B1FEC" w:rsidP="006E5CF4">
      <w:pPr>
        <w:spacing w:line="360" w:lineRule="auto"/>
        <w:ind w:firstLine="600"/>
        <w:jc w:val="both"/>
      </w:pPr>
      <w:r w:rsidRPr="00EB103C">
        <w:t xml:space="preserve">На </w:t>
      </w:r>
      <w:r w:rsidRPr="00EB103C">
        <w:rPr>
          <w:b/>
          <w:bCs/>
        </w:rPr>
        <w:t>диаграмме объектов</w:t>
      </w:r>
      <w:r w:rsidRPr="00EB103C">
        <w:t xml:space="preserve"> представлены объекты и отношения между ними. Они являются статическими "фотографиями" экземпляров сущностей, показанных на диаграммах классов. Диаграммы объектов, как и диаграммы классов, относятся к статическому виду системы с точки зрения проектирования или процессов, но с расчетом на настоящую или макетную реализацию.</w:t>
      </w:r>
    </w:p>
    <w:p w:rsidR="009B1FEC" w:rsidRPr="00EB103C" w:rsidRDefault="009B1FEC" w:rsidP="006E5CF4">
      <w:pPr>
        <w:spacing w:line="360" w:lineRule="auto"/>
        <w:ind w:firstLine="600"/>
        <w:jc w:val="both"/>
      </w:pPr>
      <w:r w:rsidRPr="00EB103C">
        <w:t xml:space="preserve">На </w:t>
      </w:r>
      <w:r w:rsidRPr="00EB103C">
        <w:rPr>
          <w:b/>
          <w:bCs/>
        </w:rPr>
        <w:t>диаграмме прецедентов</w:t>
      </w:r>
      <w:r w:rsidRPr="00EB103C">
        <w:t xml:space="preserve"> представлены прецеденты и актеры (частный случай классов), а также отношения между ними. Диаграммы прецедентов относятся к статическому виду системы с точки зрения прецедентов использования. Они особенно важны при организации и моделировании поведения системы.</w:t>
      </w:r>
    </w:p>
    <w:p w:rsidR="009B1FEC" w:rsidRPr="00EB103C" w:rsidRDefault="009B1FEC" w:rsidP="006E5CF4">
      <w:pPr>
        <w:spacing w:line="360" w:lineRule="auto"/>
        <w:ind w:firstLine="600"/>
        <w:jc w:val="both"/>
      </w:pPr>
      <w:r w:rsidRPr="00EB103C">
        <w:t>Чаще всего с помощью прецедентов моделируют поведение элемента: системы в целом, подсистемы или класса. При этом важно сконцентрироваться исключительно на том, что должен делать элемент, а не на том, как он это будет делать.</w:t>
      </w:r>
    </w:p>
    <w:p w:rsidR="009B1FEC" w:rsidRPr="00EB103C" w:rsidRDefault="009B1FEC" w:rsidP="006E5CF4">
      <w:pPr>
        <w:spacing w:line="360" w:lineRule="auto"/>
        <w:ind w:firstLine="600"/>
        <w:jc w:val="both"/>
      </w:pPr>
      <w:r w:rsidRPr="00EB103C">
        <w:rPr>
          <w:i/>
          <w:iCs/>
        </w:rPr>
        <w:t>Прецедентом</w:t>
      </w:r>
      <w:r w:rsidRPr="00EB103C">
        <w:t xml:space="preserve"> (Use case) называется описание множества последовательностей действий (включая варианты), выполняемых системой для того, чтобы актер мог получить определенный результат. Графически прецедент изображается в виде эллипса.</w:t>
      </w:r>
    </w:p>
    <w:p w:rsidR="009B1FEC" w:rsidRPr="00EB103C" w:rsidRDefault="009B1FEC" w:rsidP="006E5CF4">
      <w:pPr>
        <w:spacing w:line="360" w:lineRule="auto"/>
        <w:ind w:firstLine="600"/>
        <w:jc w:val="both"/>
      </w:pPr>
      <w:r w:rsidRPr="00EB103C">
        <w:rPr>
          <w:i/>
          <w:iCs/>
        </w:rPr>
        <w:t>Актер</w:t>
      </w:r>
      <w:r w:rsidRPr="00EB103C">
        <w:t xml:space="preserve"> представляет собой связное множество ролей, которые пользователи прецедентов исполняют во время взаимодействия с ними. Обычно актер представляет роль, которую в данной системе играет человек, аппаратное устройство или даже другая система. Например, если вы работаете в банке, то можете играть роль СотрудникКредит-ногоОтдела. Если в этом банке у вас имеется счет, вы играете роль Клиента. Таким образом, экземпляр актера представляет собой конкретную личность, взаимодействующую с системой определенным образом. Хотя вы и используете актеров в своих моделях, они не являются частью системы, так как существуют вне ее.</w:t>
      </w:r>
    </w:p>
    <w:p w:rsidR="009B1FEC" w:rsidRPr="00EB103C" w:rsidRDefault="009B1FEC" w:rsidP="006E5CF4">
      <w:pPr>
        <w:spacing w:line="360" w:lineRule="auto"/>
        <w:ind w:firstLine="600"/>
        <w:jc w:val="both"/>
      </w:pPr>
      <w:r w:rsidRPr="00EB103C">
        <w:t>Моделирование поведения элемента осуществляется следующим образом:</w:t>
      </w:r>
    </w:p>
    <w:p w:rsidR="009B1FEC" w:rsidRPr="00EB103C" w:rsidRDefault="009B1FEC" w:rsidP="006E5CF4">
      <w:pPr>
        <w:numPr>
          <w:ilvl w:val="0"/>
          <w:numId w:val="4"/>
        </w:numPr>
        <w:spacing w:line="360" w:lineRule="auto"/>
        <w:jc w:val="both"/>
      </w:pPr>
      <w:r w:rsidRPr="00EB103C">
        <w:lastRenderedPageBreak/>
        <w:t xml:space="preserve">Идентифицируйте актеры, взаимодействующие с данным элементом. К числу актеров-кандидатов относятся группы, которые требуют определенного по ведения для выполнения своих задач либо необходимы, прямо или косвенно, для выполнения функций элемента. </w:t>
      </w:r>
    </w:p>
    <w:p w:rsidR="009B1FEC" w:rsidRPr="00EB103C" w:rsidRDefault="009B1FEC" w:rsidP="006E5CF4">
      <w:pPr>
        <w:numPr>
          <w:ilvl w:val="0"/>
          <w:numId w:val="4"/>
        </w:numPr>
        <w:spacing w:line="360" w:lineRule="auto"/>
        <w:jc w:val="both"/>
      </w:pPr>
      <w:r w:rsidRPr="00EB103C">
        <w:t xml:space="preserve">Организуйте актеры, выделив общие и специализированные роли. </w:t>
      </w:r>
    </w:p>
    <w:p w:rsidR="009B1FEC" w:rsidRPr="00EB103C" w:rsidRDefault="009B1FEC" w:rsidP="006E5CF4">
      <w:pPr>
        <w:numPr>
          <w:ilvl w:val="0"/>
          <w:numId w:val="4"/>
        </w:numPr>
        <w:spacing w:line="360" w:lineRule="auto"/>
        <w:jc w:val="both"/>
      </w:pPr>
      <w:r w:rsidRPr="00EB103C">
        <w:t xml:space="preserve">Для каждого актера рассмотрите основные пути его взаимодействия с элементом. Рассмотрите также взаимодействия, изменяющие состояние элемента или его окружения либо предполагающие реакцию на некоторое событие. </w:t>
      </w:r>
    </w:p>
    <w:p w:rsidR="009B1FEC" w:rsidRPr="00EB103C" w:rsidRDefault="009B1FEC" w:rsidP="006E5CF4">
      <w:pPr>
        <w:numPr>
          <w:ilvl w:val="0"/>
          <w:numId w:val="4"/>
        </w:numPr>
        <w:spacing w:line="360" w:lineRule="auto"/>
        <w:jc w:val="both"/>
      </w:pPr>
      <w:r w:rsidRPr="00EB103C">
        <w:t xml:space="preserve">Рассмотрите альтернативные (исключительные) способы взаимодействия актеров с элементом. </w:t>
      </w:r>
    </w:p>
    <w:p w:rsidR="009B1FEC" w:rsidRPr="00EB103C" w:rsidRDefault="009B1FEC" w:rsidP="006E5CF4">
      <w:pPr>
        <w:numPr>
          <w:ilvl w:val="0"/>
          <w:numId w:val="4"/>
        </w:numPr>
        <w:spacing w:line="360" w:lineRule="auto"/>
        <w:jc w:val="both"/>
      </w:pPr>
      <w:r w:rsidRPr="00EB103C">
        <w:t>Организуйте выявленное поведение в виде прецедентов, применяя отношения включения и расширения для выделения общего и исключительного по ведения.</w:t>
      </w:r>
    </w:p>
    <w:p w:rsidR="009B1FEC" w:rsidRPr="00EB103C" w:rsidRDefault="00FE75A9" w:rsidP="006E5CF4">
      <w:pPr>
        <w:spacing w:line="360" w:lineRule="auto"/>
        <w:jc w:val="both"/>
      </w:pPr>
      <w:r>
        <w:rPr>
          <w:noProof/>
        </w:rPr>
        <w:drawing>
          <wp:inline distT="0" distB="0" distL="0" distR="0">
            <wp:extent cx="2242185" cy="1288415"/>
            <wp:effectExtent l="19050" t="0" r="5715" b="0"/>
            <wp:docPr id="4" name="Рисунок 4" descr="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16-1"/>
                    <pic:cNvPicPr>
                      <a:picLocks noChangeAspect="1" noChangeArrowheads="1"/>
                    </pic:cNvPicPr>
                  </pic:nvPicPr>
                  <pic:blipFill>
                    <a:blip r:embed="rId7"/>
                    <a:srcRect/>
                    <a:stretch>
                      <a:fillRect/>
                    </a:stretch>
                  </pic:blipFill>
                  <pic:spPr bwMode="auto">
                    <a:xfrm>
                      <a:off x="0" y="0"/>
                      <a:ext cx="2242185" cy="1288415"/>
                    </a:xfrm>
                    <a:prstGeom prst="rect">
                      <a:avLst/>
                    </a:prstGeom>
                    <a:noFill/>
                    <a:ln w="9525">
                      <a:noFill/>
                      <a:miter lim="800000"/>
                      <a:headEnd/>
                      <a:tailEnd/>
                    </a:ln>
                  </pic:spPr>
                </pic:pic>
              </a:graphicData>
            </a:graphic>
          </wp:inline>
        </w:drawing>
      </w:r>
      <w:r w:rsidR="009B1FEC" w:rsidRPr="00EB103C">
        <w:t xml:space="preserve">             </w:t>
      </w:r>
      <w:r>
        <w:rPr>
          <w:noProof/>
        </w:rPr>
        <w:drawing>
          <wp:inline distT="0" distB="0" distL="0" distR="0">
            <wp:extent cx="1558290" cy="1670050"/>
            <wp:effectExtent l="19050" t="0" r="3810" b="0"/>
            <wp:docPr id="5" name="Рисунок 5" descr="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16-3"/>
                    <pic:cNvPicPr>
                      <a:picLocks noChangeAspect="1" noChangeArrowheads="1"/>
                    </pic:cNvPicPr>
                  </pic:nvPicPr>
                  <pic:blipFill>
                    <a:blip r:embed="rId8"/>
                    <a:srcRect/>
                    <a:stretch>
                      <a:fillRect/>
                    </a:stretch>
                  </pic:blipFill>
                  <pic:spPr bwMode="auto">
                    <a:xfrm>
                      <a:off x="0" y="0"/>
                      <a:ext cx="1558290" cy="1670050"/>
                    </a:xfrm>
                    <a:prstGeom prst="rect">
                      <a:avLst/>
                    </a:prstGeom>
                    <a:noFill/>
                    <a:ln w="9525">
                      <a:noFill/>
                      <a:miter lim="800000"/>
                      <a:headEnd/>
                      <a:tailEnd/>
                    </a:ln>
                  </pic:spPr>
                </pic:pic>
              </a:graphicData>
            </a:graphic>
          </wp:inline>
        </w:drawing>
      </w:r>
    </w:p>
    <w:p w:rsidR="009B1FEC" w:rsidRPr="00EB103C" w:rsidRDefault="009B1FEC" w:rsidP="006E5CF4">
      <w:pPr>
        <w:spacing w:line="360" w:lineRule="auto"/>
        <w:jc w:val="both"/>
        <w:rPr>
          <w:b/>
          <w:bCs/>
        </w:rPr>
      </w:pPr>
    </w:p>
    <w:p w:rsidR="009B1FEC" w:rsidRPr="00EB103C" w:rsidRDefault="009B1FEC" w:rsidP="006E5CF4">
      <w:pPr>
        <w:spacing w:line="360" w:lineRule="auto"/>
        <w:ind w:firstLine="600"/>
        <w:jc w:val="both"/>
      </w:pPr>
      <w:r w:rsidRPr="00EB103C">
        <w:t>Например, актер – секретарь, прецедент – обработать документ; сотрудник – секретарь.</w:t>
      </w:r>
    </w:p>
    <w:p w:rsidR="009B1FEC" w:rsidRPr="00EB103C" w:rsidRDefault="009B1FEC" w:rsidP="006E5CF4">
      <w:pPr>
        <w:spacing w:line="360" w:lineRule="auto"/>
        <w:ind w:firstLine="600"/>
        <w:jc w:val="both"/>
      </w:pPr>
      <w:r w:rsidRPr="00EB103C">
        <w:t>Диаграммы прецедентов обычно включают в себя:</w:t>
      </w:r>
    </w:p>
    <w:p w:rsidR="009B1FEC" w:rsidRPr="00EB103C" w:rsidRDefault="009B1FEC" w:rsidP="006E5CF4">
      <w:pPr>
        <w:numPr>
          <w:ilvl w:val="0"/>
          <w:numId w:val="5"/>
        </w:numPr>
        <w:tabs>
          <w:tab w:val="clear" w:pos="720"/>
          <w:tab w:val="num" w:pos="960"/>
        </w:tabs>
        <w:spacing w:line="360" w:lineRule="auto"/>
        <w:ind w:left="1080" w:hanging="480"/>
        <w:jc w:val="both"/>
      </w:pPr>
      <w:r w:rsidRPr="00EB103C">
        <w:t xml:space="preserve">прецеденты; </w:t>
      </w:r>
    </w:p>
    <w:p w:rsidR="009B1FEC" w:rsidRPr="00EB103C" w:rsidRDefault="009B1FEC" w:rsidP="006E5CF4">
      <w:pPr>
        <w:numPr>
          <w:ilvl w:val="0"/>
          <w:numId w:val="5"/>
        </w:numPr>
        <w:tabs>
          <w:tab w:val="clear" w:pos="720"/>
          <w:tab w:val="num" w:pos="960"/>
        </w:tabs>
        <w:spacing w:line="360" w:lineRule="auto"/>
        <w:ind w:left="1080" w:hanging="480"/>
        <w:jc w:val="both"/>
      </w:pPr>
      <w:r w:rsidRPr="00EB103C">
        <w:t xml:space="preserve">актеры; </w:t>
      </w:r>
    </w:p>
    <w:p w:rsidR="009B1FEC" w:rsidRPr="00EB103C" w:rsidRDefault="009B1FEC" w:rsidP="006E5CF4">
      <w:pPr>
        <w:numPr>
          <w:ilvl w:val="0"/>
          <w:numId w:val="5"/>
        </w:numPr>
        <w:tabs>
          <w:tab w:val="clear" w:pos="720"/>
          <w:tab w:val="num" w:pos="960"/>
        </w:tabs>
        <w:spacing w:line="360" w:lineRule="auto"/>
        <w:ind w:left="1080" w:hanging="480"/>
        <w:jc w:val="both"/>
      </w:pPr>
      <w:r w:rsidRPr="00EB103C">
        <w:t xml:space="preserve">отношения зависимости, обобщения и ассоциации. </w:t>
      </w:r>
    </w:p>
    <w:p w:rsidR="009B1FEC" w:rsidRPr="00EB103C" w:rsidRDefault="009B1FEC" w:rsidP="006E5CF4">
      <w:pPr>
        <w:spacing w:line="360" w:lineRule="auto"/>
        <w:ind w:firstLine="600"/>
        <w:jc w:val="both"/>
      </w:pPr>
      <w:r w:rsidRPr="00EB103C">
        <w:t>Как и все остальные диаграммы, они могут содержать примечания и ограничения.</w:t>
      </w:r>
    </w:p>
    <w:p w:rsidR="009B1FEC" w:rsidRPr="00EB103C" w:rsidRDefault="009B1FEC" w:rsidP="006E5CF4">
      <w:pPr>
        <w:spacing w:line="360" w:lineRule="auto"/>
        <w:ind w:firstLine="600"/>
        <w:jc w:val="both"/>
      </w:pPr>
      <w:r w:rsidRPr="00EB103C">
        <w:rPr>
          <w:b/>
          <w:bCs/>
        </w:rPr>
        <w:t>Диаграммы последовательностей и кооперации</w:t>
      </w:r>
      <w:r w:rsidRPr="00EB103C">
        <w:t xml:space="preserve"> являются частными случаями диаграмм взаимодействия. На диаграммах взаимодействия представлены связи между объектами; показаны, в частности, сообщения, которыми объекты могут обмениваться). Диаграммы взаимодействия относятся к динамическому виду системы. При этом диаграммы последовательности отражают временную упорядоченность сообщений, а диаграммы кооперации - структурную организацию обменивающихся сообщениями объектов. Эти диаграммы являются изоморфными, то есть могут быть преобразованы друг в друга.</w:t>
      </w:r>
    </w:p>
    <w:p w:rsidR="009B1FEC" w:rsidRPr="00EB103C" w:rsidRDefault="009B1FEC" w:rsidP="006E5CF4">
      <w:pPr>
        <w:spacing w:line="360" w:lineRule="auto"/>
        <w:ind w:firstLine="600"/>
        <w:jc w:val="both"/>
      </w:pPr>
      <w:r w:rsidRPr="00EB103C">
        <w:lastRenderedPageBreak/>
        <w:t>Чаще всего взаимодействия используют для моделирования потока управления, характеризующего поведение системы в целом, включая прецеденты (</w:t>
      </w:r>
      <w:r w:rsidRPr="00EB103C">
        <w:rPr>
          <w:lang w:val="en-US"/>
        </w:rPr>
        <w:t>use</w:t>
      </w:r>
      <w:r w:rsidRPr="00EB103C">
        <w:t xml:space="preserve"> </w:t>
      </w:r>
      <w:r w:rsidRPr="00EB103C">
        <w:rPr>
          <w:lang w:val="en-US"/>
        </w:rPr>
        <w:t>case</w:t>
      </w:r>
      <w:r w:rsidRPr="00EB103C">
        <w:t>), поведение одного класса или отдельной операции. При этом классы и отношения между ними моделируют статические аспекты системы, а взаимодействия - ее динамические аспекты.</w:t>
      </w:r>
    </w:p>
    <w:p w:rsidR="009B1FEC" w:rsidRPr="00EB103C" w:rsidRDefault="009B1FEC" w:rsidP="006E5CF4">
      <w:pPr>
        <w:spacing w:line="360" w:lineRule="auto"/>
        <w:ind w:firstLine="600"/>
        <w:jc w:val="both"/>
      </w:pPr>
      <w:r w:rsidRPr="00EB103C">
        <w:t>Моделируя взаимодействия, вы, по сути дела, описываете последовательности действий, выполняемых объектами из некоторой совокупности.</w:t>
      </w:r>
    </w:p>
    <w:p w:rsidR="009B1FEC" w:rsidRPr="00EB103C" w:rsidRDefault="009B1FEC" w:rsidP="006E5CF4">
      <w:pPr>
        <w:spacing w:line="360" w:lineRule="auto"/>
        <w:ind w:firstLine="600"/>
        <w:jc w:val="both"/>
      </w:pPr>
      <w:r w:rsidRPr="00EB103C">
        <w:rPr>
          <w:b/>
          <w:bCs/>
        </w:rPr>
        <w:t>На диаграммах состояний</w:t>
      </w:r>
      <w:r w:rsidRPr="00EB103C">
        <w:t xml:space="preserve"> (Statechart diagrams) представлен автомат, включающий в себя состояния, переходы, события и виды действий. Диаграммы состояний относятся к динамическому виду системы; особенно они важны при моделировании поведения интерфейса, класса или кооперации. Они акцентируют внимание на поведении объекта, зависящем от последовательности событий, что очень полезно для моделирования реактивных систем.</w:t>
      </w:r>
    </w:p>
    <w:p w:rsidR="009B1FEC" w:rsidRPr="00EB103C" w:rsidRDefault="009B1FEC" w:rsidP="006E5CF4">
      <w:pPr>
        <w:spacing w:line="360" w:lineRule="auto"/>
        <w:ind w:firstLine="600"/>
        <w:jc w:val="both"/>
      </w:pPr>
      <w:r w:rsidRPr="00EB103C">
        <w:rPr>
          <w:b/>
          <w:bCs/>
        </w:rPr>
        <w:t>Диаграмма деятельности</w:t>
      </w:r>
      <w:r w:rsidRPr="00EB103C">
        <w:t xml:space="preserve"> - это частный случай диаграммы состояний; на ней представлены переходы потока управления от одной деятельности к другой внутри системы. Диаграммы деятельности относятся к динамическому виду системы; они наиболее важны при моделировании ее функционирования и отражают поток управления между объектами.</w:t>
      </w:r>
    </w:p>
    <w:p w:rsidR="009B1FEC" w:rsidRPr="00EB103C" w:rsidRDefault="009B1FEC" w:rsidP="006E5CF4">
      <w:pPr>
        <w:spacing w:line="360" w:lineRule="auto"/>
        <w:ind w:firstLine="600"/>
        <w:jc w:val="both"/>
      </w:pPr>
      <w:r w:rsidRPr="00EB103C">
        <w:t xml:space="preserve">На </w:t>
      </w:r>
      <w:r w:rsidRPr="00EB103C">
        <w:rPr>
          <w:b/>
          <w:bCs/>
        </w:rPr>
        <w:t>диаграмме компонентов</w:t>
      </w:r>
      <w:r w:rsidRPr="00EB103C">
        <w:t xml:space="preserve"> представлена организация совокупности компонентов и существующие между ними зависимости. Диаграммы компонентов относятся к статическому виду системы с точки зрения реализации. Они могут быть соотнесены с диаграммами классов, так как компонент обычно отображается на один или несколько классов, интерфейсов или коопераций.</w:t>
      </w:r>
    </w:p>
    <w:p w:rsidR="009B1FEC" w:rsidRPr="00EB103C" w:rsidRDefault="009B1FEC" w:rsidP="006E5CF4">
      <w:pPr>
        <w:spacing w:line="360" w:lineRule="auto"/>
        <w:ind w:firstLine="600"/>
        <w:jc w:val="both"/>
      </w:pPr>
      <w:r w:rsidRPr="00EB103C">
        <w:t xml:space="preserve">На </w:t>
      </w:r>
      <w:r w:rsidRPr="00EB103C">
        <w:rPr>
          <w:b/>
          <w:bCs/>
        </w:rPr>
        <w:t>диаграмме развертывания</w:t>
      </w:r>
      <w:r w:rsidRPr="00EB103C">
        <w:t xml:space="preserve"> представлена конфигурация обрабатывающих узлов системы и размещенных в них компонентов. Диаграммы развертывания относятся к статическому виду архитектуры системы с точки зрения развертывания. Они связаны с диаграммами компонентов, поскольку в узле обычно размещаются один или несколько компонентов.</w:t>
      </w:r>
    </w:p>
    <w:p w:rsidR="009B1FEC" w:rsidRDefault="009B1FEC" w:rsidP="006E5CF4">
      <w:pPr>
        <w:spacing w:line="360" w:lineRule="auto"/>
        <w:ind w:firstLine="600"/>
        <w:jc w:val="both"/>
      </w:pPr>
      <w:r w:rsidRPr="00EB103C">
        <w:t>Здесь приведен неполный список диаграмм, применяемых в UML. Инструментальные средства позволяют генерировать и другие диаграммы, но девять перечисленных встречаются на практике чаще всего.</w:t>
      </w:r>
    </w:p>
    <w:p w:rsidR="009B1FEC" w:rsidRDefault="009B1FEC" w:rsidP="006E5CF4">
      <w:pPr>
        <w:spacing w:line="360" w:lineRule="auto"/>
        <w:ind w:firstLine="600"/>
        <w:jc w:val="both"/>
      </w:pPr>
      <w:r>
        <w:t>На рисунке представлена иерархия перечисленных диаграмм</w:t>
      </w:r>
      <w:r w:rsidR="00766662">
        <w:t xml:space="preserve"> (рис. 0).</w:t>
      </w:r>
    </w:p>
    <w:p w:rsidR="009B1FEC" w:rsidRDefault="00FE75A9" w:rsidP="00B77D23">
      <w:pPr>
        <w:spacing w:line="288" w:lineRule="auto"/>
        <w:jc w:val="both"/>
        <w:rPr>
          <w:noProof/>
        </w:rPr>
      </w:pPr>
      <w:r>
        <w:rPr>
          <w:noProof/>
        </w:rPr>
        <w:lastRenderedPageBreak/>
        <w:drawing>
          <wp:inline distT="0" distB="0" distL="0" distR="0">
            <wp:extent cx="5931535" cy="3148965"/>
            <wp:effectExtent l="19050" t="0" r="0" b="0"/>
            <wp:docPr id="6" name="Рисунок 6" descr="Uml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ml diagram2.png"/>
                    <pic:cNvPicPr>
                      <a:picLocks noChangeAspect="1" noChangeArrowheads="1"/>
                    </pic:cNvPicPr>
                  </pic:nvPicPr>
                  <pic:blipFill>
                    <a:blip r:embed="rId9"/>
                    <a:srcRect/>
                    <a:stretch>
                      <a:fillRect/>
                    </a:stretch>
                  </pic:blipFill>
                  <pic:spPr bwMode="auto">
                    <a:xfrm>
                      <a:off x="0" y="0"/>
                      <a:ext cx="5931535" cy="3148965"/>
                    </a:xfrm>
                    <a:prstGeom prst="rect">
                      <a:avLst/>
                    </a:prstGeom>
                    <a:noFill/>
                    <a:ln w="9525">
                      <a:noFill/>
                      <a:miter lim="800000"/>
                      <a:headEnd/>
                      <a:tailEnd/>
                    </a:ln>
                  </pic:spPr>
                </pic:pic>
              </a:graphicData>
            </a:graphic>
          </wp:inline>
        </w:drawing>
      </w:r>
    </w:p>
    <w:p w:rsidR="009B1FEC" w:rsidRPr="00766662" w:rsidRDefault="009B1FEC" w:rsidP="00766662">
      <w:pPr>
        <w:spacing w:line="288" w:lineRule="auto"/>
        <w:jc w:val="center"/>
      </w:pPr>
      <w:r w:rsidRPr="00766662">
        <w:rPr>
          <w:b/>
          <w:noProof/>
        </w:rPr>
        <w:t>Рис. 0</w:t>
      </w:r>
      <w:r w:rsidR="00766662" w:rsidRPr="00766662">
        <w:rPr>
          <w:b/>
          <w:noProof/>
        </w:rPr>
        <w:t>.</w:t>
      </w:r>
      <w:r w:rsidR="00766662">
        <w:rPr>
          <w:noProof/>
        </w:rPr>
        <w:t xml:space="preserve"> Иерархия диграмм в</w:t>
      </w:r>
      <w:r w:rsidR="00766662" w:rsidRPr="007A1E31">
        <w:rPr>
          <w:noProof/>
        </w:rPr>
        <w:t xml:space="preserve"> </w:t>
      </w:r>
      <w:r w:rsidR="00766662">
        <w:rPr>
          <w:noProof/>
        </w:rPr>
        <w:t>нотации UML</w:t>
      </w:r>
    </w:p>
    <w:p w:rsidR="009B1FEC" w:rsidRPr="00EB103C" w:rsidRDefault="009B1FEC" w:rsidP="00B77D23">
      <w:pPr>
        <w:spacing w:line="288" w:lineRule="auto"/>
        <w:jc w:val="both"/>
      </w:pPr>
    </w:p>
    <w:p w:rsidR="009B1FEC" w:rsidRDefault="009B1FEC" w:rsidP="00BC1B82">
      <w:pPr>
        <w:pStyle w:val="1"/>
        <w:numPr>
          <w:ilvl w:val="0"/>
          <w:numId w:val="15"/>
        </w:numPr>
      </w:pPr>
      <w:bookmarkStart w:id="4" w:name="_Toc493076451"/>
      <w:r>
        <w:t>Создание проекта</w:t>
      </w:r>
      <w:r w:rsidRPr="00CE51E2">
        <w:t xml:space="preserve"> </w:t>
      </w:r>
      <w:r>
        <w:t>в</w:t>
      </w:r>
      <w:r w:rsidRPr="00CE51E2">
        <w:t xml:space="preserve"> </w:t>
      </w:r>
      <w:r>
        <w:t xml:space="preserve">системе </w:t>
      </w:r>
      <w:r>
        <w:rPr>
          <w:lang w:val="en-US"/>
        </w:rPr>
        <w:t>Enterprise</w:t>
      </w:r>
      <w:r w:rsidRPr="007D297B">
        <w:t xml:space="preserve"> </w:t>
      </w:r>
      <w:r>
        <w:rPr>
          <w:lang w:val="en-US"/>
        </w:rPr>
        <w:t>Architect</w:t>
      </w:r>
      <w:bookmarkEnd w:id="4"/>
    </w:p>
    <w:p w:rsidR="009B1FEC" w:rsidRPr="007D297B" w:rsidRDefault="009B1FEC" w:rsidP="00CC760E">
      <w:pPr>
        <w:spacing w:line="360" w:lineRule="auto"/>
        <w:ind w:firstLine="567"/>
        <w:jc w:val="both"/>
      </w:pPr>
      <w:r>
        <w:t xml:space="preserve">При запуске системы </w:t>
      </w:r>
      <w:r>
        <w:rPr>
          <w:lang w:val="en-US"/>
        </w:rPr>
        <w:t>Enterprise</w:t>
      </w:r>
      <w:r w:rsidRPr="007D297B">
        <w:t xml:space="preserve"> </w:t>
      </w:r>
      <w:r>
        <w:rPr>
          <w:lang w:val="en-US"/>
        </w:rPr>
        <w:t>Architect</w:t>
      </w:r>
      <w:r w:rsidRPr="007D297B">
        <w:t xml:space="preserve"> </w:t>
      </w:r>
      <w:r>
        <w:t xml:space="preserve">появляется основное окно (рис. 1), содержащее четыре основные области: </w:t>
      </w:r>
      <w:r>
        <w:rPr>
          <w:lang w:val="en-US"/>
        </w:rPr>
        <w:t>Start</w:t>
      </w:r>
      <w:r w:rsidRPr="007D297B">
        <w:t xml:space="preserve"> </w:t>
      </w:r>
      <w:r>
        <w:rPr>
          <w:lang w:val="en-US"/>
        </w:rPr>
        <w:t>Page</w:t>
      </w:r>
      <w:r w:rsidRPr="007D297B">
        <w:t xml:space="preserve">, </w:t>
      </w:r>
      <w:r>
        <w:rPr>
          <w:lang w:val="en-US"/>
        </w:rPr>
        <w:t>Toolbox</w:t>
      </w:r>
      <w:r w:rsidRPr="007D297B">
        <w:t xml:space="preserve">, </w:t>
      </w:r>
      <w:r>
        <w:rPr>
          <w:lang w:val="en-US"/>
        </w:rPr>
        <w:t>Project</w:t>
      </w:r>
      <w:r w:rsidRPr="007D297B">
        <w:t xml:space="preserve"> </w:t>
      </w:r>
      <w:r>
        <w:rPr>
          <w:lang w:val="en-US"/>
        </w:rPr>
        <w:t>Browser</w:t>
      </w:r>
      <w:r w:rsidRPr="007D297B">
        <w:t xml:space="preserve">, </w:t>
      </w:r>
      <w:r>
        <w:rPr>
          <w:lang w:val="en-US"/>
        </w:rPr>
        <w:t>System</w:t>
      </w:r>
      <w:r>
        <w:t xml:space="preserve">. </w:t>
      </w:r>
    </w:p>
    <w:p w:rsidR="009B1FEC" w:rsidRDefault="009B1FEC" w:rsidP="00CC760E">
      <w:pPr>
        <w:spacing w:line="360" w:lineRule="auto"/>
        <w:ind w:firstLine="567"/>
        <w:jc w:val="both"/>
      </w:pPr>
      <w:r>
        <w:t xml:space="preserve">Окно </w:t>
      </w:r>
      <w:r>
        <w:rPr>
          <w:lang w:val="en-US"/>
        </w:rPr>
        <w:t>Start</w:t>
      </w:r>
      <w:r w:rsidRPr="007D297B">
        <w:t xml:space="preserve"> </w:t>
      </w:r>
      <w:r>
        <w:rPr>
          <w:lang w:val="en-US"/>
        </w:rPr>
        <w:t>Page</w:t>
      </w:r>
      <w:r>
        <w:t xml:space="preserve"> позволяет осуществить поиск по ключевым словам проекта, открыть проект, создать проект и др. Окно </w:t>
      </w:r>
      <w:r>
        <w:rPr>
          <w:lang w:val="en-US"/>
        </w:rPr>
        <w:t>Toolbox</w:t>
      </w:r>
      <w:r>
        <w:t xml:space="preserve"> предоставляет меню для выбора вида и компонентов диаграмм.</w:t>
      </w:r>
      <w:r w:rsidRPr="00487F45">
        <w:t xml:space="preserve"> </w:t>
      </w:r>
      <w:r>
        <w:t xml:space="preserve">Окно </w:t>
      </w:r>
      <w:r>
        <w:rPr>
          <w:lang w:val="en-US"/>
        </w:rPr>
        <w:t>Project</w:t>
      </w:r>
      <w:r w:rsidRPr="007D297B">
        <w:t xml:space="preserve"> </w:t>
      </w:r>
      <w:r>
        <w:rPr>
          <w:lang w:val="en-US"/>
        </w:rPr>
        <w:t>Browser</w:t>
      </w:r>
      <w:r>
        <w:t xml:space="preserve"> позволяет управлять  проектом (просматривать, редактировать, создавать элементы проекта). Окно </w:t>
      </w:r>
      <w:r>
        <w:rPr>
          <w:lang w:val="en-US"/>
        </w:rPr>
        <w:t>System</w:t>
      </w:r>
      <w:r>
        <w:t xml:space="preserve"> описывает события, выполняемые при создании проекта.</w:t>
      </w:r>
    </w:p>
    <w:p w:rsidR="009B1FEC" w:rsidRDefault="00FE75A9" w:rsidP="0007269B">
      <w:pPr>
        <w:spacing w:line="360" w:lineRule="auto"/>
      </w:pPr>
      <w:r>
        <w:rPr>
          <w:noProof/>
        </w:rPr>
        <w:lastRenderedPageBreak/>
        <w:drawing>
          <wp:inline distT="0" distB="0" distL="0" distR="0">
            <wp:extent cx="5852160" cy="4237990"/>
            <wp:effectExtent l="1905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0"/>
                    <a:srcRect/>
                    <a:stretch>
                      <a:fillRect/>
                    </a:stretch>
                  </pic:blipFill>
                  <pic:spPr bwMode="auto">
                    <a:xfrm>
                      <a:off x="0" y="0"/>
                      <a:ext cx="5852160" cy="4237990"/>
                    </a:xfrm>
                    <a:prstGeom prst="rect">
                      <a:avLst/>
                    </a:prstGeom>
                    <a:noFill/>
                    <a:ln w="9525">
                      <a:noFill/>
                      <a:miter lim="800000"/>
                      <a:headEnd/>
                      <a:tailEnd/>
                    </a:ln>
                  </pic:spPr>
                </pic:pic>
              </a:graphicData>
            </a:graphic>
          </wp:inline>
        </w:drawing>
      </w:r>
    </w:p>
    <w:p w:rsidR="009B1FEC" w:rsidRPr="00487F45" w:rsidRDefault="009B1FEC" w:rsidP="0007269B">
      <w:pPr>
        <w:spacing w:after="120" w:line="360" w:lineRule="auto"/>
        <w:jc w:val="center"/>
      </w:pPr>
      <w:r w:rsidRPr="00487F45">
        <w:rPr>
          <w:b/>
          <w:bCs/>
        </w:rPr>
        <w:t>Рис. 1.</w:t>
      </w:r>
      <w:r>
        <w:t xml:space="preserve"> Основное окно системы </w:t>
      </w:r>
      <w:r>
        <w:rPr>
          <w:lang w:val="en-US"/>
        </w:rPr>
        <w:t>Enterprise</w:t>
      </w:r>
      <w:r w:rsidRPr="007D297B">
        <w:t xml:space="preserve"> </w:t>
      </w:r>
      <w:r>
        <w:rPr>
          <w:lang w:val="en-US"/>
        </w:rPr>
        <w:t>Architect</w:t>
      </w:r>
    </w:p>
    <w:p w:rsidR="009B1FEC" w:rsidRPr="0061283A" w:rsidRDefault="009B1FEC" w:rsidP="0007269B">
      <w:pPr>
        <w:spacing w:line="360" w:lineRule="auto"/>
        <w:ind w:firstLine="567"/>
        <w:jc w:val="both"/>
      </w:pPr>
      <w:r>
        <w:t xml:space="preserve">Для создания проекта необходимо в области </w:t>
      </w:r>
      <w:r>
        <w:rPr>
          <w:lang w:val="en-US"/>
        </w:rPr>
        <w:t>Manage</w:t>
      </w:r>
      <w:r w:rsidRPr="0061283A">
        <w:t xml:space="preserve"> </w:t>
      </w:r>
      <w:r>
        <w:rPr>
          <w:lang w:val="en-US"/>
        </w:rPr>
        <w:t>Projects</w:t>
      </w:r>
      <w:r w:rsidRPr="0061283A">
        <w:t xml:space="preserve"> </w:t>
      </w:r>
      <w:r>
        <w:t xml:space="preserve">окна </w:t>
      </w:r>
      <w:r>
        <w:rPr>
          <w:lang w:val="en-US"/>
        </w:rPr>
        <w:t>Start</w:t>
      </w:r>
      <w:r w:rsidRPr="007D297B">
        <w:t xml:space="preserve"> </w:t>
      </w:r>
      <w:r>
        <w:rPr>
          <w:lang w:val="en-US"/>
        </w:rPr>
        <w:t>Page</w:t>
      </w:r>
      <w:r>
        <w:t xml:space="preserve"> выбрать команду </w:t>
      </w:r>
      <w:r>
        <w:rPr>
          <w:lang w:val="en-US"/>
        </w:rPr>
        <w:t>Create</w:t>
      </w:r>
      <w:r w:rsidRPr="0061283A">
        <w:t xml:space="preserve"> </w:t>
      </w:r>
      <w:r>
        <w:rPr>
          <w:lang w:val="en-US"/>
        </w:rPr>
        <w:t>a</w:t>
      </w:r>
      <w:r w:rsidRPr="0061283A">
        <w:t xml:space="preserve"> </w:t>
      </w:r>
      <w:r>
        <w:rPr>
          <w:lang w:val="en-US"/>
        </w:rPr>
        <w:t>New</w:t>
      </w:r>
      <w:r w:rsidRPr="0061283A">
        <w:t xml:space="preserve"> </w:t>
      </w:r>
      <w:r>
        <w:rPr>
          <w:lang w:val="en-US"/>
        </w:rPr>
        <w:t>Project</w:t>
      </w:r>
      <w:r w:rsidRPr="0061283A">
        <w:t xml:space="preserve"> </w:t>
      </w:r>
      <w:r>
        <w:t>(рис. 2).</w:t>
      </w:r>
    </w:p>
    <w:p w:rsidR="009B1FEC" w:rsidRDefault="00FE75A9" w:rsidP="0007269B">
      <w:pPr>
        <w:spacing w:line="360" w:lineRule="auto"/>
        <w:jc w:val="center"/>
      </w:pPr>
      <w:r>
        <w:rPr>
          <w:noProof/>
        </w:rPr>
        <w:drawing>
          <wp:inline distT="0" distB="0" distL="0" distR="0">
            <wp:extent cx="1582420" cy="1415415"/>
            <wp:effectExtent l="1905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1"/>
                    <a:srcRect/>
                    <a:stretch>
                      <a:fillRect/>
                    </a:stretch>
                  </pic:blipFill>
                  <pic:spPr bwMode="auto">
                    <a:xfrm>
                      <a:off x="0" y="0"/>
                      <a:ext cx="1582420" cy="1415415"/>
                    </a:xfrm>
                    <a:prstGeom prst="rect">
                      <a:avLst/>
                    </a:prstGeom>
                    <a:noFill/>
                    <a:ln w="9525">
                      <a:noFill/>
                      <a:miter lim="800000"/>
                      <a:headEnd/>
                      <a:tailEnd/>
                    </a:ln>
                  </pic:spPr>
                </pic:pic>
              </a:graphicData>
            </a:graphic>
          </wp:inline>
        </w:drawing>
      </w:r>
    </w:p>
    <w:p w:rsidR="009B1FEC" w:rsidRPr="0061283A" w:rsidRDefault="009B1FEC" w:rsidP="0007269B">
      <w:pPr>
        <w:spacing w:after="120" w:line="360" w:lineRule="auto"/>
        <w:jc w:val="center"/>
        <w:rPr>
          <w:lang w:val="en-US"/>
        </w:rPr>
      </w:pPr>
      <w:r w:rsidRPr="0061283A">
        <w:rPr>
          <w:b/>
          <w:bCs/>
        </w:rPr>
        <w:t>Рис</w:t>
      </w:r>
      <w:r w:rsidRPr="0061283A">
        <w:rPr>
          <w:b/>
          <w:bCs/>
          <w:lang w:val="en-US"/>
        </w:rPr>
        <w:t>. 2.</w:t>
      </w:r>
      <w:r w:rsidRPr="0061283A">
        <w:rPr>
          <w:lang w:val="en-US"/>
        </w:rPr>
        <w:t xml:space="preserve"> </w:t>
      </w:r>
      <w:r>
        <w:t>Область</w:t>
      </w:r>
      <w:r w:rsidRPr="0061283A">
        <w:rPr>
          <w:lang w:val="en-US"/>
        </w:rPr>
        <w:t xml:space="preserve"> </w:t>
      </w:r>
      <w:r>
        <w:rPr>
          <w:lang w:val="en-US"/>
        </w:rPr>
        <w:t>Manage</w:t>
      </w:r>
      <w:r w:rsidRPr="0061283A">
        <w:rPr>
          <w:lang w:val="en-US"/>
        </w:rPr>
        <w:t xml:space="preserve"> </w:t>
      </w:r>
      <w:r>
        <w:rPr>
          <w:lang w:val="en-US"/>
        </w:rPr>
        <w:t>Projects</w:t>
      </w:r>
      <w:r w:rsidRPr="0061283A">
        <w:rPr>
          <w:lang w:val="en-US"/>
        </w:rPr>
        <w:t xml:space="preserve"> </w:t>
      </w:r>
      <w:r>
        <w:t>окна</w:t>
      </w:r>
      <w:r w:rsidRPr="0061283A">
        <w:rPr>
          <w:lang w:val="en-US"/>
        </w:rPr>
        <w:t xml:space="preserve"> </w:t>
      </w:r>
      <w:r>
        <w:rPr>
          <w:lang w:val="en-US"/>
        </w:rPr>
        <w:t>Start</w:t>
      </w:r>
      <w:r w:rsidRPr="0061283A">
        <w:rPr>
          <w:lang w:val="en-US"/>
        </w:rPr>
        <w:t xml:space="preserve"> </w:t>
      </w:r>
      <w:r>
        <w:rPr>
          <w:lang w:val="en-US"/>
        </w:rPr>
        <w:t>Page</w:t>
      </w:r>
    </w:p>
    <w:p w:rsidR="009B1FEC" w:rsidRPr="009C6CFA" w:rsidRDefault="009B1FEC" w:rsidP="0007269B">
      <w:pPr>
        <w:spacing w:line="360" w:lineRule="auto"/>
        <w:ind w:firstLine="567"/>
        <w:jc w:val="both"/>
      </w:pPr>
      <w:r>
        <w:t xml:space="preserve">Система предлагает окно </w:t>
      </w:r>
      <w:r>
        <w:rPr>
          <w:lang w:val="en-US"/>
        </w:rPr>
        <w:t>New</w:t>
      </w:r>
      <w:r w:rsidRPr="00233692">
        <w:t xml:space="preserve"> </w:t>
      </w:r>
      <w:r>
        <w:rPr>
          <w:lang w:val="en-US"/>
        </w:rPr>
        <w:t>Project</w:t>
      </w:r>
      <w:r w:rsidRPr="00233692">
        <w:t xml:space="preserve"> </w:t>
      </w:r>
      <w:r>
        <w:t xml:space="preserve">для определения имени проекта. В рассматриваемом примере создадим проект с именем </w:t>
      </w:r>
      <w:r>
        <w:rPr>
          <w:lang w:val="en-US"/>
        </w:rPr>
        <w:t>Work</w:t>
      </w:r>
      <w:r w:rsidRPr="00233692">
        <w:t>.</w:t>
      </w:r>
      <w:r>
        <w:rPr>
          <w:lang w:val="en-US"/>
        </w:rPr>
        <w:t>eap</w:t>
      </w:r>
      <w:r>
        <w:t xml:space="preserve"> (рис. 3). Проект сохраняется в файле с именем </w:t>
      </w:r>
      <w:r>
        <w:rPr>
          <w:lang w:val="en-US"/>
        </w:rPr>
        <w:t>Work</w:t>
      </w:r>
      <w:r>
        <w:t xml:space="preserve"> и расширением *.</w:t>
      </w:r>
      <w:r>
        <w:rPr>
          <w:lang w:val="en-US"/>
        </w:rPr>
        <w:t>eap</w:t>
      </w:r>
      <w:r>
        <w:t>.</w:t>
      </w:r>
    </w:p>
    <w:p w:rsidR="009B1FEC" w:rsidRDefault="00FE75A9" w:rsidP="0007269B">
      <w:pPr>
        <w:spacing w:before="120" w:line="360" w:lineRule="auto"/>
        <w:jc w:val="center"/>
      </w:pPr>
      <w:r>
        <w:rPr>
          <w:noProof/>
        </w:rPr>
        <w:lastRenderedPageBreak/>
        <w:drawing>
          <wp:inline distT="0" distB="0" distL="0" distR="0">
            <wp:extent cx="3474720" cy="2584450"/>
            <wp:effectExtent l="19050" t="0" r="0" b="0"/>
            <wp:docPr id="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2"/>
                    <a:srcRect/>
                    <a:stretch>
                      <a:fillRect/>
                    </a:stretch>
                  </pic:blipFill>
                  <pic:spPr bwMode="auto">
                    <a:xfrm>
                      <a:off x="0" y="0"/>
                      <a:ext cx="3474720" cy="2584450"/>
                    </a:xfrm>
                    <a:prstGeom prst="rect">
                      <a:avLst/>
                    </a:prstGeom>
                    <a:noFill/>
                    <a:ln w="9525">
                      <a:noFill/>
                      <a:miter lim="800000"/>
                      <a:headEnd/>
                      <a:tailEnd/>
                    </a:ln>
                  </pic:spPr>
                </pic:pic>
              </a:graphicData>
            </a:graphic>
          </wp:inline>
        </w:drawing>
      </w:r>
    </w:p>
    <w:p w:rsidR="009B1FEC" w:rsidRDefault="009B1FEC" w:rsidP="00BB4433">
      <w:pPr>
        <w:spacing w:after="120" w:line="360" w:lineRule="auto"/>
        <w:jc w:val="center"/>
      </w:pPr>
      <w:r w:rsidRPr="003F3802">
        <w:rPr>
          <w:b/>
          <w:bCs/>
        </w:rPr>
        <w:t>Рис. 3.</w:t>
      </w:r>
      <w:r>
        <w:t xml:space="preserve"> Окно для задания имени проекта</w:t>
      </w:r>
    </w:p>
    <w:p w:rsidR="009B1FEC" w:rsidRPr="00415AFC" w:rsidRDefault="009B1FEC" w:rsidP="0007269B">
      <w:pPr>
        <w:spacing w:line="360" w:lineRule="auto"/>
        <w:ind w:firstLine="567"/>
        <w:jc w:val="both"/>
      </w:pPr>
      <w:r>
        <w:t>Далее появляется окно, которое предлагает выбрать виды моделей (</w:t>
      </w:r>
      <w:r>
        <w:rPr>
          <w:lang w:val="en-US"/>
        </w:rPr>
        <w:t>Select</w:t>
      </w:r>
      <w:r w:rsidRPr="00C93BA5">
        <w:t xml:space="preserve"> </w:t>
      </w:r>
      <w:r>
        <w:rPr>
          <w:lang w:val="en-US"/>
        </w:rPr>
        <w:t>model</w:t>
      </w:r>
      <w:r w:rsidRPr="00C93BA5">
        <w:t>(</w:t>
      </w:r>
      <w:r>
        <w:rPr>
          <w:lang w:val="en-US"/>
        </w:rPr>
        <w:t>s</w:t>
      </w:r>
      <w:r w:rsidRPr="00C93BA5">
        <w:t xml:space="preserve">) </w:t>
      </w:r>
      <w:r>
        <w:rPr>
          <w:lang w:val="en-US"/>
        </w:rPr>
        <w:t>to</w:t>
      </w:r>
      <w:r w:rsidRPr="00C93BA5">
        <w:t xml:space="preserve"> </w:t>
      </w:r>
      <w:r>
        <w:rPr>
          <w:lang w:val="en-US"/>
        </w:rPr>
        <w:t>add</w:t>
      </w:r>
      <w:r w:rsidRPr="00C93BA5">
        <w:t xml:space="preserve"> </w:t>
      </w:r>
      <w:r>
        <w:rPr>
          <w:lang w:val="en-US"/>
        </w:rPr>
        <w:t>to</w:t>
      </w:r>
      <w:r w:rsidRPr="00C93BA5">
        <w:t xml:space="preserve"> </w:t>
      </w:r>
      <w:r>
        <w:rPr>
          <w:lang w:val="en-US"/>
        </w:rPr>
        <w:t>your</w:t>
      </w:r>
      <w:r w:rsidRPr="00C93BA5">
        <w:t xml:space="preserve"> </w:t>
      </w:r>
      <w:r>
        <w:rPr>
          <w:lang w:val="en-US"/>
        </w:rPr>
        <w:t>project</w:t>
      </w:r>
      <w:r>
        <w:t>) для использования в создаваемом проекте. Виды моделей перечислены в виде списка, где представлены: символ модели, имя модели</w:t>
      </w:r>
      <w:r w:rsidRPr="00C93BA5">
        <w:t xml:space="preserve"> (</w:t>
      </w:r>
      <w:r>
        <w:rPr>
          <w:lang w:val="en-US"/>
        </w:rPr>
        <w:t>Name</w:t>
      </w:r>
      <w:r w:rsidRPr="00C93BA5">
        <w:t>)</w:t>
      </w:r>
      <w:r>
        <w:t xml:space="preserve"> и описание модели</w:t>
      </w:r>
      <w:r w:rsidRPr="00C93BA5">
        <w:t xml:space="preserve"> (</w:t>
      </w:r>
      <w:r>
        <w:rPr>
          <w:lang w:val="en-US"/>
        </w:rPr>
        <w:t>Description</w:t>
      </w:r>
      <w:r w:rsidRPr="00C93BA5">
        <w:t>)</w:t>
      </w:r>
      <w:r>
        <w:t>.</w:t>
      </w:r>
      <w:r w:rsidRPr="00C93BA5">
        <w:t xml:space="preserve"> </w:t>
      </w:r>
      <w:r>
        <w:t>Для рассматриваемого проекта укажем следующие виды</w:t>
      </w:r>
      <w:r w:rsidRPr="000C30B6">
        <w:t xml:space="preserve"> </w:t>
      </w:r>
      <w:r>
        <w:t xml:space="preserve">моделей, поставив галочки в списке напротив моделей </w:t>
      </w:r>
      <w:r>
        <w:rPr>
          <w:lang w:val="en-US"/>
        </w:rPr>
        <w:t>Business</w:t>
      </w:r>
      <w:r w:rsidRPr="005B664B">
        <w:t xml:space="preserve"> </w:t>
      </w:r>
      <w:r>
        <w:rPr>
          <w:lang w:val="en-US"/>
        </w:rPr>
        <w:t>Process</w:t>
      </w:r>
      <w:r w:rsidRPr="000C30B6">
        <w:t>,</w:t>
      </w:r>
      <w:r>
        <w:t xml:space="preserve"> </w:t>
      </w:r>
      <w:r>
        <w:rPr>
          <w:lang w:val="en-US"/>
        </w:rPr>
        <w:t>Requirements</w:t>
      </w:r>
      <w:r w:rsidRPr="000C30B6">
        <w:t xml:space="preserve">, </w:t>
      </w:r>
      <w:r>
        <w:rPr>
          <w:lang w:val="en-US"/>
        </w:rPr>
        <w:t>Use</w:t>
      </w:r>
      <w:r w:rsidRPr="00C93BA5">
        <w:t xml:space="preserve"> </w:t>
      </w:r>
      <w:r>
        <w:rPr>
          <w:lang w:val="en-US"/>
        </w:rPr>
        <w:t>Case</w:t>
      </w:r>
      <w:r w:rsidRPr="000C30B6">
        <w:t xml:space="preserve">, </w:t>
      </w:r>
      <w:r>
        <w:rPr>
          <w:lang w:val="en-US"/>
        </w:rPr>
        <w:t>Domain</w:t>
      </w:r>
      <w:r w:rsidRPr="000C30B6">
        <w:t xml:space="preserve"> </w:t>
      </w:r>
      <w:r>
        <w:rPr>
          <w:lang w:val="en-US"/>
        </w:rPr>
        <w:t>Model</w:t>
      </w:r>
      <w:r w:rsidRPr="000C30B6">
        <w:t>,</w:t>
      </w:r>
      <w:r>
        <w:t xml:space="preserve"> </w:t>
      </w:r>
      <w:r>
        <w:rPr>
          <w:lang w:val="en-US"/>
        </w:rPr>
        <w:t>Class</w:t>
      </w:r>
      <w:r>
        <w:t xml:space="preserve">, </w:t>
      </w:r>
      <w:r>
        <w:rPr>
          <w:lang w:val="en-US"/>
        </w:rPr>
        <w:t>Component</w:t>
      </w:r>
      <w:r w:rsidRPr="000C30B6">
        <w:t xml:space="preserve"> </w:t>
      </w:r>
      <w:r>
        <w:t>и</w:t>
      </w:r>
      <w:r w:rsidRPr="00C958E5">
        <w:t xml:space="preserve"> </w:t>
      </w:r>
      <w:r>
        <w:rPr>
          <w:lang w:val="en-US"/>
        </w:rPr>
        <w:t>Deployment</w:t>
      </w:r>
      <w:r w:rsidRPr="000C30B6">
        <w:t xml:space="preserve"> </w:t>
      </w:r>
      <w:r>
        <w:t xml:space="preserve">(рис. 4). Отметим, что на данном экране использованы символы: </w:t>
      </w:r>
      <w:r w:rsidR="00FE75A9">
        <w:rPr>
          <w:noProof/>
        </w:rPr>
        <w:drawing>
          <wp:inline distT="0" distB="0" distL="0" distR="0">
            <wp:extent cx="191135" cy="174625"/>
            <wp:effectExtent l="19050" t="0" r="0" b="0"/>
            <wp:docPr id="1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3"/>
                    <a:srcRect/>
                    <a:stretch>
                      <a:fillRect/>
                    </a:stretch>
                  </pic:blipFill>
                  <pic:spPr bwMode="auto">
                    <a:xfrm>
                      <a:off x="0" y="0"/>
                      <a:ext cx="191135" cy="174625"/>
                    </a:xfrm>
                    <a:prstGeom prst="rect">
                      <a:avLst/>
                    </a:prstGeom>
                    <a:noFill/>
                    <a:ln w="9525">
                      <a:noFill/>
                      <a:miter lim="800000"/>
                      <a:headEnd/>
                      <a:tailEnd/>
                    </a:ln>
                  </pic:spPr>
                </pic:pic>
              </a:graphicData>
            </a:graphic>
          </wp:inline>
        </w:drawing>
      </w:r>
      <w:r>
        <w:t xml:space="preserve"> </w:t>
      </w:r>
      <w:r w:rsidRPr="00083312">
        <w:t>–</w:t>
      </w:r>
      <w:r>
        <w:t xml:space="preserve"> символ модели </w:t>
      </w:r>
      <w:r>
        <w:rPr>
          <w:lang w:val="en-US"/>
        </w:rPr>
        <w:t>Business</w:t>
      </w:r>
      <w:r w:rsidRPr="005B664B">
        <w:t xml:space="preserve"> </w:t>
      </w:r>
      <w:r>
        <w:rPr>
          <w:lang w:val="en-US"/>
        </w:rPr>
        <w:t>Process</w:t>
      </w:r>
      <w:r w:rsidRPr="00415AFC">
        <w:t xml:space="preserve">, </w:t>
      </w:r>
      <w:r w:rsidR="00FE75A9">
        <w:rPr>
          <w:noProof/>
        </w:rPr>
        <w:drawing>
          <wp:inline distT="0" distB="0" distL="0" distR="0">
            <wp:extent cx="191135" cy="119380"/>
            <wp:effectExtent l="19050" t="0" r="0" b="0"/>
            <wp:docPr id="1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4"/>
                    <a:srcRect/>
                    <a:stretch>
                      <a:fillRect/>
                    </a:stretch>
                  </pic:blipFill>
                  <pic:spPr bwMode="auto">
                    <a:xfrm>
                      <a:off x="0" y="0"/>
                      <a:ext cx="191135" cy="119380"/>
                    </a:xfrm>
                    <a:prstGeom prst="rect">
                      <a:avLst/>
                    </a:prstGeom>
                    <a:noFill/>
                    <a:ln w="9525">
                      <a:noFill/>
                      <a:miter lim="800000"/>
                      <a:headEnd/>
                      <a:tailEnd/>
                    </a:ln>
                  </pic:spPr>
                </pic:pic>
              </a:graphicData>
            </a:graphic>
          </wp:inline>
        </w:drawing>
      </w:r>
      <w:r w:rsidRPr="00083312">
        <w:t>–</w:t>
      </w:r>
      <w:r>
        <w:t xml:space="preserve"> символ модели</w:t>
      </w:r>
      <w:r>
        <w:rPr>
          <w:noProof/>
        </w:rPr>
        <w:t xml:space="preserve"> </w:t>
      </w:r>
      <w:r>
        <w:rPr>
          <w:lang w:val="en-US"/>
        </w:rPr>
        <w:t>Requirements</w:t>
      </w:r>
      <w:r w:rsidRPr="00415AFC">
        <w:t>,</w:t>
      </w:r>
      <w:r>
        <w:rPr>
          <w:noProof/>
        </w:rPr>
        <w:t xml:space="preserve"> </w:t>
      </w:r>
      <w:r w:rsidR="00FE75A9">
        <w:rPr>
          <w:noProof/>
        </w:rPr>
        <w:drawing>
          <wp:inline distT="0" distB="0" distL="0" distR="0">
            <wp:extent cx="198755" cy="182880"/>
            <wp:effectExtent l="19050" t="0" r="0" b="0"/>
            <wp:docPr id="1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5"/>
                    <a:srcRect/>
                    <a:stretch>
                      <a:fillRect/>
                    </a:stretch>
                  </pic:blipFill>
                  <pic:spPr bwMode="auto">
                    <a:xfrm>
                      <a:off x="0" y="0"/>
                      <a:ext cx="198755" cy="182880"/>
                    </a:xfrm>
                    <a:prstGeom prst="rect">
                      <a:avLst/>
                    </a:prstGeom>
                    <a:noFill/>
                    <a:ln w="9525">
                      <a:noFill/>
                      <a:miter lim="800000"/>
                      <a:headEnd/>
                      <a:tailEnd/>
                    </a:ln>
                  </pic:spPr>
                </pic:pic>
              </a:graphicData>
            </a:graphic>
          </wp:inline>
        </w:drawing>
      </w:r>
      <w:r>
        <w:t xml:space="preserve"> </w:t>
      </w:r>
      <w:r w:rsidRPr="00083312">
        <w:t>–</w:t>
      </w:r>
      <w:r>
        <w:t xml:space="preserve"> символ модели </w:t>
      </w:r>
      <w:r>
        <w:rPr>
          <w:lang w:val="en-US"/>
        </w:rPr>
        <w:t>Use</w:t>
      </w:r>
      <w:r w:rsidRPr="00C93BA5">
        <w:t xml:space="preserve"> </w:t>
      </w:r>
      <w:r>
        <w:rPr>
          <w:lang w:val="en-US"/>
        </w:rPr>
        <w:t>Case</w:t>
      </w:r>
      <w:r>
        <w:t xml:space="preserve">; </w:t>
      </w:r>
      <w:r w:rsidR="00FE75A9">
        <w:rPr>
          <w:noProof/>
        </w:rPr>
        <w:drawing>
          <wp:inline distT="0" distB="0" distL="0" distR="0">
            <wp:extent cx="191135" cy="182880"/>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6"/>
                    <a:srcRect/>
                    <a:stretch>
                      <a:fillRect/>
                    </a:stretch>
                  </pic:blipFill>
                  <pic:spPr bwMode="auto">
                    <a:xfrm>
                      <a:off x="0" y="0"/>
                      <a:ext cx="191135" cy="182880"/>
                    </a:xfrm>
                    <a:prstGeom prst="rect">
                      <a:avLst/>
                    </a:prstGeom>
                    <a:noFill/>
                    <a:ln w="9525">
                      <a:noFill/>
                      <a:miter lim="800000"/>
                      <a:headEnd/>
                      <a:tailEnd/>
                    </a:ln>
                  </pic:spPr>
                </pic:pic>
              </a:graphicData>
            </a:graphic>
          </wp:inline>
        </w:drawing>
      </w:r>
      <w:r w:rsidRPr="00415AFC">
        <w:t xml:space="preserve"> </w:t>
      </w:r>
      <w:r w:rsidRPr="00083312">
        <w:t>–</w:t>
      </w:r>
      <w:r>
        <w:t xml:space="preserve"> символ модели</w:t>
      </w:r>
      <w:r>
        <w:rPr>
          <w:noProof/>
        </w:rPr>
        <w:t xml:space="preserve"> </w:t>
      </w:r>
      <w:r>
        <w:rPr>
          <w:lang w:val="en-US"/>
        </w:rPr>
        <w:t>Domain</w:t>
      </w:r>
      <w:r w:rsidRPr="000C30B6">
        <w:t xml:space="preserve"> </w:t>
      </w:r>
      <w:r>
        <w:rPr>
          <w:lang w:val="en-US"/>
        </w:rPr>
        <w:t>Model</w:t>
      </w:r>
      <w:r w:rsidRPr="000C30B6">
        <w:t>,</w:t>
      </w:r>
      <w:r w:rsidR="00FE75A9">
        <w:rPr>
          <w:noProof/>
        </w:rPr>
        <w:drawing>
          <wp:inline distT="0" distB="0" distL="0" distR="0">
            <wp:extent cx="151130" cy="182880"/>
            <wp:effectExtent l="19050" t="0" r="1270" b="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7"/>
                    <a:srcRect/>
                    <a:stretch>
                      <a:fillRect/>
                    </a:stretch>
                  </pic:blipFill>
                  <pic:spPr bwMode="auto">
                    <a:xfrm>
                      <a:off x="0" y="0"/>
                      <a:ext cx="151130" cy="182880"/>
                    </a:xfrm>
                    <a:prstGeom prst="rect">
                      <a:avLst/>
                    </a:prstGeom>
                    <a:noFill/>
                    <a:ln w="9525">
                      <a:noFill/>
                      <a:miter lim="800000"/>
                      <a:headEnd/>
                      <a:tailEnd/>
                    </a:ln>
                  </pic:spPr>
                </pic:pic>
              </a:graphicData>
            </a:graphic>
          </wp:inline>
        </w:drawing>
      </w:r>
      <w:r w:rsidRPr="00444408">
        <w:t xml:space="preserve"> </w:t>
      </w:r>
      <w:r w:rsidRPr="00415AFC">
        <w:t>–</w:t>
      </w:r>
      <w:r>
        <w:t xml:space="preserve"> символ модели </w:t>
      </w:r>
      <w:r>
        <w:rPr>
          <w:lang w:val="en-US"/>
        </w:rPr>
        <w:t>Class</w:t>
      </w:r>
      <w:r w:rsidRPr="005B664B">
        <w:t xml:space="preserve">; </w:t>
      </w:r>
      <w:r w:rsidR="00FE75A9">
        <w:rPr>
          <w:noProof/>
        </w:rPr>
        <w:drawing>
          <wp:inline distT="0" distB="0" distL="0" distR="0">
            <wp:extent cx="158750" cy="174625"/>
            <wp:effectExtent l="1905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158750" cy="174625"/>
                    </a:xfrm>
                    <a:prstGeom prst="rect">
                      <a:avLst/>
                    </a:prstGeom>
                    <a:noFill/>
                    <a:ln w="9525">
                      <a:noFill/>
                      <a:miter lim="800000"/>
                      <a:headEnd/>
                      <a:tailEnd/>
                    </a:ln>
                  </pic:spPr>
                </pic:pic>
              </a:graphicData>
            </a:graphic>
          </wp:inline>
        </w:drawing>
      </w:r>
      <w:r w:rsidRPr="00415AFC">
        <w:t xml:space="preserve"> </w:t>
      </w:r>
      <w:r w:rsidRPr="00083312">
        <w:t>–</w:t>
      </w:r>
      <w:r>
        <w:t xml:space="preserve"> символ модели</w:t>
      </w:r>
      <w:r w:rsidRPr="00415AFC">
        <w:t xml:space="preserve"> </w:t>
      </w:r>
      <w:r>
        <w:rPr>
          <w:lang w:val="en-US"/>
        </w:rPr>
        <w:t>Component</w:t>
      </w:r>
      <w:r w:rsidRPr="00415AFC">
        <w:t xml:space="preserve">, </w:t>
      </w:r>
      <w:r w:rsidR="00FE75A9">
        <w:rPr>
          <w:noProof/>
        </w:rPr>
        <w:drawing>
          <wp:inline distT="0" distB="0" distL="0" distR="0">
            <wp:extent cx="191135" cy="182880"/>
            <wp:effectExtent l="19050" t="0" r="0" b="0"/>
            <wp:docPr id="1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9"/>
                    <a:srcRect/>
                    <a:stretch>
                      <a:fillRect/>
                    </a:stretch>
                  </pic:blipFill>
                  <pic:spPr bwMode="auto">
                    <a:xfrm>
                      <a:off x="0" y="0"/>
                      <a:ext cx="191135" cy="182880"/>
                    </a:xfrm>
                    <a:prstGeom prst="rect">
                      <a:avLst/>
                    </a:prstGeom>
                    <a:noFill/>
                    <a:ln w="9525">
                      <a:noFill/>
                      <a:miter lim="800000"/>
                      <a:headEnd/>
                      <a:tailEnd/>
                    </a:ln>
                  </pic:spPr>
                </pic:pic>
              </a:graphicData>
            </a:graphic>
          </wp:inline>
        </w:drawing>
      </w:r>
      <w:r w:rsidRPr="00083312">
        <w:t>–</w:t>
      </w:r>
      <w:r>
        <w:t xml:space="preserve"> символ модели</w:t>
      </w:r>
      <w:r w:rsidRPr="00415AFC">
        <w:t xml:space="preserve"> </w:t>
      </w:r>
      <w:r>
        <w:rPr>
          <w:lang w:val="en-US"/>
        </w:rPr>
        <w:t>Deployment</w:t>
      </w:r>
      <w:r>
        <w:t>.</w:t>
      </w:r>
      <w:r w:rsidRPr="00415AFC">
        <w:t xml:space="preserve"> Э</w:t>
      </w:r>
      <w:r>
        <w:t>ти символы используются во всем проекте для обозначения указанных диаграмм.</w:t>
      </w:r>
    </w:p>
    <w:p w:rsidR="009B1FEC" w:rsidRPr="005B664B" w:rsidRDefault="00FE75A9" w:rsidP="0007269B">
      <w:pPr>
        <w:spacing w:before="120" w:line="360" w:lineRule="auto"/>
        <w:jc w:val="center"/>
      </w:pPr>
      <w:r>
        <w:rPr>
          <w:noProof/>
        </w:rPr>
        <w:drawing>
          <wp:inline distT="0" distB="0" distL="0" distR="0">
            <wp:extent cx="3594100" cy="2671445"/>
            <wp:effectExtent l="19050" t="0" r="6350" b="0"/>
            <wp:docPr id="1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0"/>
                    <a:srcRect/>
                    <a:stretch>
                      <a:fillRect/>
                    </a:stretch>
                  </pic:blipFill>
                  <pic:spPr bwMode="auto">
                    <a:xfrm>
                      <a:off x="0" y="0"/>
                      <a:ext cx="3594100" cy="2671445"/>
                    </a:xfrm>
                    <a:prstGeom prst="rect">
                      <a:avLst/>
                    </a:prstGeom>
                    <a:noFill/>
                    <a:ln w="9525">
                      <a:noFill/>
                      <a:miter lim="800000"/>
                      <a:headEnd/>
                      <a:tailEnd/>
                    </a:ln>
                  </pic:spPr>
                </pic:pic>
              </a:graphicData>
            </a:graphic>
          </wp:inline>
        </w:drawing>
      </w:r>
    </w:p>
    <w:p w:rsidR="009B1FEC" w:rsidRDefault="009B1FEC" w:rsidP="0007269B">
      <w:pPr>
        <w:spacing w:after="120" w:line="360" w:lineRule="auto"/>
        <w:jc w:val="center"/>
      </w:pPr>
      <w:r w:rsidRPr="00C93BA5">
        <w:rPr>
          <w:b/>
          <w:bCs/>
        </w:rPr>
        <w:t>Рис. 4.</w:t>
      </w:r>
      <w:r>
        <w:t xml:space="preserve"> Окно выбора моделей для проекта</w:t>
      </w:r>
    </w:p>
    <w:p w:rsidR="009B1FEC" w:rsidRPr="00766662" w:rsidRDefault="009B1FEC" w:rsidP="0007269B">
      <w:pPr>
        <w:spacing w:line="360" w:lineRule="auto"/>
        <w:ind w:firstLine="567"/>
        <w:jc w:val="both"/>
        <w:rPr>
          <w:lang w:val="en-US"/>
        </w:rPr>
      </w:pPr>
      <w:r>
        <w:lastRenderedPageBreak/>
        <w:t>После</w:t>
      </w:r>
      <w:r w:rsidR="001B253B" w:rsidRPr="00766662">
        <w:rPr>
          <w:lang w:val="en-US"/>
        </w:rPr>
        <w:t xml:space="preserve"> </w:t>
      </w:r>
      <w:r>
        <w:t>выбора</w:t>
      </w:r>
      <w:r w:rsidR="001B253B" w:rsidRPr="00766662">
        <w:rPr>
          <w:lang w:val="en-US"/>
        </w:rPr>
        <w:t xml:space="preserve"> </w:t>
      </w:r>
      <w:r>
        <w:t>моделей</w:t>
      </w:r>
      <w:r w:rsidR="001B253B" w:rsidRPr="00766662">
        <w:rPr>
          <w:lang w:val="en-US"/>
        </w:rPr>
        <w:t xml:space="preserve"> </w:t>
      </w:r>
      <w:r>
        <w:t>система</w:t>
      </w:r>
      <w:r w:rsidR="001B253B" w:rsidRPr="00766662">
        <w:rPr>
          <w:lang w:val="en-US"/>
        </w:rPr>
        <w:t xml:space="preserve"> </w:t>
      </w:r>
      <w:r>
        <w:t>создаст</w:t>
      </w:r>
      <w:r w:rsidR="001B253B" w:rsidRPr="00766662">
        <w:rPr>
          <w:lang w:val="en-US"/>
        </w:rPr>
        <w:t xml:space="preserve"> </w:t>
      </w:r>
      <w:r>
        <w:t>проект</w:t>
      </w:r>
      <w:r w:rsidR="001B253B" w:rsidRPr="00766662">
        <w:rPr>
          <w:lang w:val="en-US"/>
        </w:rPr>
        <w:t xml:space="preserve">  </w:t>
      </w:r>
      <w:r>
        <w:t>со</w:t>
      </w:r>
      <w:r w:rsidR="001B253B" w:rsidRPr="00766662">
        <w:rPr>
          <w:lang w:val="en-US"/>
        </w:rPr>
        <w:t xml:space="preserve"> </w:t>
      </w:r>
      <w:r>
        <w:t>структурой</w:t>
      </w:r>
      <w:r w:rsidR="001B253B" w:rsidRPr="00766662">
        <w:rPr>
          <w:lang w:val="en-US"/>
        </w:rPr>
        <w:t xml:space="preserve">, </w:t>
      </w:r>
      <w:r>
        <w:t>где</w:t>
      </w:r>
      <w:r w:rsidR="001B253B" w:rsidRPr="00766662">
        <w:rPr>
          <w:lang w:val="en-US"/>
        </w:rPr>
        <w:t xml:space="preserve"> </w:t>
      </w:r>
      <w:r>
        <w:t>предусмотрены</w:t>
      </w:r>
      <w:r w:rsidR="001B253B" w:rsidRPr="00766662">
        <w:rPr>
          <w:lang w:val="en-US"/>
        </w:rPr>
        <w:t xml:space="preserve"> </w:t>
      </w:r>
      <w:r>
        <w:t>папки</w:t>
      </w:r>
      <w:r w:rsidR="001B253B" w:rsidRPr="00766662">
        <w:rPr>
          <w:lang w:val="en-US"/>
        </w:rPr>
        <w:t xml:space="preserve"> (</w:t>
      </w:r>
      <w:r>
        <w:t>или</w:t>
      </w:r>
      <w:r w:rsidR="001B253B" w:rsidRPr="00766662">
        <w:rPr>
          <w:lang w:val="en-US"/>
        </w:rPr>
        <w:t xml:space="preserve"> </w:t>
      </w:r>
      <w:r>
        <w:t>пакеты</w:t>
      </w:r>
      <w:r w:rsidR="001B253B" w:rsidRPr="00766662">
        <w:rPr>
          <w:lang w:val="en-US"/>
        </w:rPr>
        <w:t xml:space="preserve">) </w:t>
      </w:r>
      <w:r>
        <w:t>для</w:t>
      </w:r>
      <w:r w:rsidR="001B253B" w:rsidRPr="00766662">
        <w:rPr>
          <w:lang w:val="en-US"/>
        </w:rPr>
        <w:t xml:space="preserve"> </w:t>
      </w:r>
      <w:r>
        <w:t>хранения</w:t>
      </w:r>
      <w:r w:rsidR="001B253B" w:rsidRPr="00766662">
        <w:rPr>
          <w:lang w:val="en-US"/>
        </w:rPr>
        <w:t xml:space="preserve"> </w:t>
      </w:r>
      <w:r>
        <w:t>диаграмм</w:t>
      </w:r>
      <w:r w:rsidR="001B253B" w:rsidRPr="00766662">
        <w:rPr>
          <w:lang w:val="en-US"/>
        </w:rPr>
        <w:t xml:space="preserve"> </w:t>
      </w:r>
      <w:r>
        <w:rPr>
          <w:lang w:val="en-US"/>
        </w:rPr>
        <w:t>Business</w:t>
      </w:r>
      <w:r w:rsidR="001B253B" w:rsidRPr="00766662">
        <w:rPr>
          <w:lang w:val="en-US"/>
        </w:rPr>
        <w:t xml:space="preserve"> </w:t>
      </w:r>
      <w:r>
        <w:rPr>
          <w:lang w:val="en-US"/>
        </w:rPr>
        <w:t>Process</w:t>
      </w:r>
      <w:r w:rsidR="001B253B" w:rsidRPr="00766662">
        <w:rPr>
          <w:lang w:val="en-US"/>
        </w:rPr>
        <w:t xml:space="preserve"> (</w:t>
      </w:r>
      <w:r w:rsidR="00FE75A9">
        <w:rPr>
          <w:noProof/>
        </w:rPr>
        <w:drawing>
          <wp:inline distT="0" distB="0" distL="0" distR="0">
            <wp:extent cx="182880" cy="174625"/>
            <wp:effectExtent l="1905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srcRect/>
                    <a:stretch>
                      <a:fillRect/>
                    </a:stretch>
                  </pic:blipFill>
                  <pic:spPr bwMode="auto">
                    <a:xfrm>
                      <a:off x="0" y="0"/>
                      <a:ext cx="182880" cy="174625"/>
                    </a:xfrm>
                    <a:prstGeom prst="rect">
                      <a:avLst/>
                    </a:prstGeom>
                    <a:noFill/>
                    <a:ln w="9525">
                      <a:noFill/>
                      <a:miter lim="800000"/>
                      <a:headEnd/>
                      <a:tailEnd/>
                    </a:ln>
                  </pic:spPr>
                </pic:pic>
              </a:graphicData>
            </a:graphic>
          </wp:inline>
        </w:drawing>
      </w:r>
      <w:r>
        <w:rPr>
          <w:lang w:val="en-US"/>
        </w:rPr>
        <w:t>Business</w:t>
      </w:r>
      <w:r w:rsidR="001B253B" w:rsidRPr="00766662">
        <w:rPr>
          <w:lang w:val="en-US"/>
        </w:rPr>
        <w:t xml:space="preserve"> </w:t>
      </w:r>
      <w:r>
        <w:rPr>
          <w:lang w:val="en-US"/>
        </w:rPr>
        <w:t>Process</w:t>
      </w:r>
      <w:r w:rsidR="001B253B" w:rsidRPr="00766662">
        <w:rPr>
          <w:lang w:val="en-US"/>
        </w:rPr>
        <w:t xml:space="preserve"> </w:t>
      </w:r>
      <w:r>
        <w:rPr>
          <w:lang w:val="en-US"/>
        </w:rPr>
        <w:t>Model</w:t>
      </w:r>
      <w:r w:rsidR="001B253B" w:rsidRPr="00766662">
        <w:rPr>
          <w:lang w:val="en-US"/>
        </w:rPr>
        <w:t xml:space="preserve">), </w:t>
      </w:r>
      <w:r>
        <w:rPr>
          <w:lang w:val="en-US"/>
        </w:rPr>
        <w:t>Requirements</w:t>
      </w:r>
      <w:r w:rsidR="001B253B" w:rsidRPr="00766662">
        <w:rPr>
          <w:lang w:val="en-US"/>
        </w:rPr>
        <w:t xml:space="preserve"> (</w:t>
      </w:r>
      <w:r w:rsidR="00FE75A9">
        <w:rPr>
          <w:noProof/>
        </w:rPr>
        <w:drawing>
          <wp:inline distT="0" distB="0" distL="0" distR="0">
            <wp:extent cx="182880" cy="182880"/>
            <wp:effectExtent l="19050" t="0" r="7620" b="0"/>
            <wp:docPr id="1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22"/>
                    <a:srcRect/>
                    <a:stretch>
                      <a:fillRect/>
                    </a:stretch>
                  </pic:blipFill>
                  <pic:spPr bwMode="auto">
                    <a:xfrm>
                      <a:off x="0" y="0"/>
                      <a:ext cx="182880" cy="182880"/>
                    </a:xfrm>
                    <a:prstGeom prst="rect">
                      <a:avLst/>
                    </a:prstGeom>
                    <a:noFill/>
                    <a:ln w="9525">
                      <a:noFill/>
                      <a:miter lim="800000"/>
                      <a:headEnd/>
                      <a:tailEnd/>
                    </a:ln>
                  </pic:spPr>
                </pic:pic>
              </a:graphicData>
            </a:graphic>
          </wp:inline>
        </w:drawing>
      </w:r>
      <w:r w:rsidR="001B253B" w:rsidRPr="00766662">
        <w:rPr>
          <w:lang w:val="en-US"/>
        </w:rPr>
        <w:t xml:space="preserve">  </w:t>
      </w:r>
      <w:r>
        <w:rPr>
          <w:lang w:val="en-US"/>
        </w:rPr>
        <w:t>Requirements</w:t>
      </w:r>
      <w:r w:rsidR="001B253B" w:rsidRPr="00766662">
        <w:rPr>
          <w:noProof/>
          <w:lang w:val="en-US"/>
        </w:rPr>
        <w:t xml:space="preserve"> </w:t>
      </w:r>
      <w:r>
        <w:rPr>
          <w:lang w:val="en-US"/>
        </w:rPr>
        <w:t>Model</w:t>
      </w:r>
      <w:r w:rsidR="001B253B" w:rsidRPr="00766662">
        <w:rPr>
          <w:lang w:val="en-US"/>
        </w:rPr>
        <w:t>),</w:t>
      </w:r>
      <w:r w:rsidR="001B253B" w:rsidRPr="00766662">
        <w:rPr>
          <w:noProof/>
          <w:lang w:val="en-US"/>
        </w:rPr>
        <w:t xml:space="preserve"> </w:t>
      </w:r>
      <w:r>
        <w:rPr>
          <w:lang w:val="en-US"/>
        </w:rPr>
        <w:t>Use</w:t>
      </w:r>
      <w:r w:rsidR="001B253B" w:rsidRPr="00766662">
        <w:rPr>
          <w:lang w:val="en-US"/>
        </w:rPr>
        <w:t xml:space="preserve"> </w:t>
      </w:r>
      <w:r>
        <w:rPr>
          <w:lang w:val="en-US"/>
        </w:rPr>
        <w:t>case</w:t>
      </w:r>
      <w:r w:rsidR="001B253B" w:rsidRPr="00766662">
        <w:rPr>
          <w:lang w:val="en-US"/>
        </w:rPr>
        <w:t xml:space="preserve"> (</w:t>
      </w:r>
      <w:r w:rsidR="00FE75A9">
        <w:rPr>
          <w:noProof/>
        </w:rPr>
        <w:drawing>
          <wp:inline distT="0" distB="0" distL="0" distR="0">
            <wp:extent cx="198755" cy="182880"/>
            <wp:effectExtent l="19050" t="0" r="0" b="0"/>
            <wp:docPr id="2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5"/>
                    <a:srcRect/>
                    <a:stretch>
                      <a:fillRect/>
                    </a:stretch>
                  </pic:blipFill>
                  <pic:spPr bwMode="auto">
                    <a:xfrm>
                      <a:off x="0" y="0"/>
                      <a:ext cx="198755" cy="182880"/>
                    </a:xfrm>
                    <a:prstGeom prst="rect">
                      <a:avLst/>
                    </a:prstGeom>
                    <a:noFill/>
                    <a:ln w="9525">
                      <a:noFill/>
                      <a:miter lim="800000"/>
                      <a:headEnd/>
                      <a:tailEnd/>
                    </a:ln>
                  </pic:spPr>
                </pic:pic>
              </a:graphicData>
            </a:graphic>
          </wp:inline>
        </w:drawing>
      </w:r>
      <w:r w:rsidR="001B253B" w:rsidRPr="00766662">
        <w:rPr>
          <w:lang w:val="en-US"/>
        </w:rPr>
        <w:t xml:space="preserve"> </w:t>
      </w:r>
      <w:r>
        <w:rPr>
          <w:lang w:val="en-US"/>
        </w:rPr>
        <w:t>Use</w:t>
      </w:r>
      <w:r w:rsidR="001B253B" w:rsidRPr="00766662">
        <w:rPr>
          <w:lang w:val="en-US"/>
        </w:rPr>
        <w:t xml:space="preserve"> </w:t>
      </w:r>
      <w:r>
        <w:rPr>
          <w:lang w:val="en-US"/>
        </w:rPr>
        <w:t>Case</w:t>
      </w:r>
      <w:r w:rsidR="001B253B" w:rsidRPr="00766662">
        <w:rPr>
          <w:lang w:val="en-US"/>
        </w:rPr>
        <w:t xml:space="preserve"> </w:t>
      </w:r>
      <w:r>
        <w:rPr>
          <w:lang w:val="en-US"/>
        </w:rPr>
        <w:t>Model</w:t>
      </w:r>
      <w:r w:rsidR="001B253B" w:rsidRPr="00766662">
        <w:rPr>
          <w:lang w:val="en-US"/>
        </w:rPr>
        <w:t xml:space="preserve">),  </w:t>
      </w:r>
      <w:r>
        <w:rPr>
          <w:lang w:val="en-US"/>
        </w:rPr>
        <w:t>Domain</w:t>
      </w:r>
      <w:r w:rsidR="001B253B" w:rsidRPr="00766662">
        <w:rPr>
          <w:lang w:val="en-US"/>
        </w:rPr>
        <w:t xml:space="preserve"> </w:t>
      </w:r>
      <w:r>
        <w:rPr>
          <w:lang w:val="en-US"/>
        </w:rPr>
        <w:t>Model</w:t>
      </w:r>
      <w:r w:rsidR="001B253B" w:rsidRPr="00766662">
        <w:rPr>
          <w:noProof/>
          <w:lang w:val="en-US"/>
        </w:rPr>
        <w:t xml:space="preserve"> (</w:t>
      </w:r>
      <w:r w:rsidR="00FE75A9">
        <w:rPr>
          <w:noProof/>
        </w:rPr>
        <w:drawing>
          <wp:inline distT="0" distB="0" distL="0" distR="0">
            <wp:extent cx="191135" cy="182880"/>
            <wp:effectExtent l="19050" t="0" r="0" b="0"/>
            <wp:docPr id="21"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23"/>
                    <a:srcRect/>
                    <a:stretch>
                      <a:fillRect/>
                    </a:stretch>
                  </pic:blipFill>
                  <pic:spPr bwMode="auto">
                    <a:xfrm>
                      <a:off x="0" y="0"/>
                      <a:ext cx="191135" cy="182880"/>
                    </a:xfrm>
                    <a:prstGeom prst="rect">
                      <a:avLst/>
                    </a:prstGeom>
                    <a:noFill/>
                    <a:ln w="9525">
                      <a:noFill/>
                      <a:miter lim="800000"/>
                      <a:headEnd/>
                      <a:tailEnd/>
                    </a:ln>
                  </pic:spPr>
                </pic:pic>
              </a:graphicData>
            </a:graphic>
          </wp:inline>
        </w:drawing>
      </w:r>
      <w:r>
        <w:rPr>
          <w:lang w:val="en-US"/>
        </w:rPr>
        <w:t>Domain</w:t>
      </w:r>
      <w:r w:rsidR="001B253B" w:rsidRPr="00766662">
        <w:rPr>
          <w:lang w:val="en-US"/>
        </w:rPr>
        <w:t xml:space="preserve"> </w:t>
      </w:r>
      <w:r>
        <w:rPr>
          <w:lang w:val="en-US"/>
        </w:rPr>
        <w:t>Model</w:t>
      </w:r>
      <w:r w:rsidR="001B253B" w:rsidRPr="00766662">
        <w:rPr>
          <w:lang w:val="en-US"/>
        </w:rPr>
        <w:t xml:space="preserve">),  </w:t>
      </w:r>
      <w:r>
        <w:rPr>
          <w:lang w:val="en-US"/>
        </w:rPr>
        <w:t>Class</w:t>
      </w:r>
      <w:r w:rsidR="001B253B" w:rsidRPr="00766662">
        <w:rPr>
          <w:lang w:val="en-US"/>
        </w:rPr>
        <w:t xml:space="preserve"> (</w:t>
      </w:r>
      <w:r w:rsidR="00FE75A9">
        <w:rPr>
          <w:noProof/>
        </w:rPr>
        <w:drawing>
          <wp:inline distT="0" distB="0" distL="0" distR="0">
            <wp:extent cx="198755" cy="191135"/>
            <wp:effectExtent l="19050" t="0" r="0" b="0"/>
            <wp:docPr id="2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4"/>
                    <a:srcRect/>
                    <a:stretch>
                      <a:fillRect/>
                    </a:stretch>
                  </pic:blipFill>
                  <pic:spPr bwMode="auto">
                    <a:xfrm>
                      <a:off x="0" y="0"/>
                      <a:ext cx="198755" cy="191135"/>
                    </a:xfrm>
                    <a:prstGeom prst="rect">
                      <a:avLst/>
                    </a:prstGeom>
                    <a:noFill/>
                    <a:ln w="9525">
                      <a:noFill/>
                      <a:miter lim="800000"/>
                      <a:headEnd/>
                      <a:tailEnd/>
                    </a:ln>
                  </pic:spPr>
                </pic:pic>
              </a:graphicData>
            </a:graphic>
          </wp:inline>
        </w:drawing>
      </w:r>
      <w:r w:rsidR="001B253B" w:rsidRPr="00766662">
        <w:rPr>
          <w:lang w:val="en-US"/>
        </w:rPr>
        <w:t xml:space="preserve"> </w:t>
      </w:r>
      <w:r>
        <w:rPr>
          <w:lang w:val="en-US"/>
        </w:rPr>
        <w:t>Class</w:t>
      </w:r>
      <w:r w:rsidR="001B253B" w:rsidRPr="00766662">
        <w:rPr>
          <w:lang w:val="en-US"/>
        </w:rPr>
        <w:t xml:space="preserve"> </w:t>
      </w:r>
      <w:r>
        <w:rPr>
          <w:lang w:val="en-US"/>
        </w:rPr>
        <w:t>Model</w:t>
      </w:r>
      <w:r w:rsidR="001B253B" w:rsidRPr="00766662">
        <w:rPr>
          <w:lang w:val="en-US"/>
        </w:rPr>
        <w:t xml:space="preserve">), </w:t>
      </w:r>
      <w:r>
        <w:rPr>
          <w:lang w:val="en-US"/>
        </w:rPr>
        <w:t>Component</w:t>
      </w:r>
      <w:r w:rsidR="001B253B" w:rsidRPr="00766662">
        <w:rPr>
          <w:lang w:val="en-US"/>
        </w:rPr>
        <w:t xml:space="preserve"> (</w:t>
      </w:r>
      <w:r w:rsidR="00FE75A9">
        <w:rPr>
          <w:noProof/>
        </w:rPr>
        <w:drawing>
          <wp:inline distT="0" distB="0" distL="0" distR="0">
            <wp:extent cx="191135" cy="182880"/>
            <wp:effectExtent l="19050" t="0" r="0" b="0"/>
            <wp:docPr id="23"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25"/>
                    <a:srcRect/>
                    <a:stretch>
                      <a:fillRect/>
                    </a:stretch>
                  </pic:blipFill>
                  <pic:spPr bwMode="auto">
                    <a:xfrm>
                      <a:off x="0" y="0"/>
                      <a:ext cx="191135" cy="182880"/>
                    </a:xfrm>
                    <a:prstGeom prst="rect">
                      <a:avLst/>
                    </a:prstGeom>
                    <a:noFill/>
                    <a:ln w="9525">
                      <a:noFill/>
                      <a:miter lim="800000"/>
                      <a:headEnd/>
                      <a:tailEnd/>
                    </a:ln>
                  </pic:spPr>
                </pic:pic>
              </a:graphicData>
            </a:graphic>
          </wp:inline>
        </w:drawing>
      </w:r>
      <w:r w:rsidR="001B253B" w:rsidRPr="00766662">
        <w:rPr>
          <w:lang w:val="en-US"/>
        </w:rPr>
        <w:t xml:space="preserve"> </w:t>
      </w:r>
      <w:r>
        <w:rPr>
          <w:lang w:val="en-US"/>
        </w:rPr>
        <w:t>Component</w:t>
      </w:r>
      <w:r w:rsidR="001B253B" w:rsidRPr="00766662">
        <w:rPr>
          <w:lang w:val="en-US"/>
        </w:rPr>
        <w:t xml:space="preserve"> </w:t>
      </w:r>
      <w:r>
        <w:rPr>
          <w:lang w:val="en-US"/>
        </w:rPr>
        <w:t>Model</w:t>
      </w:r>
      <w:r w:rsidR="001B253B" w:rsidRPr="00766662">
        <w:rPr>
          <w:lang w:val="en-US"/>
        </w:rPr>
        <w:t xml:space="preserve">) </w:t>
      </w:r>
      <w:r>
        <w:t>и</w:t>
      </w:r>
      <w:r w:rsidR="001B253B" w:rsidRPr="00766662">
        <w:rPr>
          <w:lang w:val="en-US"/>
        </w:rPr>
        <w:t xml:space="preserve"> </w:t>
      </w:r>
      <w:r>
        <w:rPr>
          <w:lang w:val="en-US"/>
        </w:rPr>
        <w:t>Deployment</w:t>
      </w:r>
      <w:r w:rsidR="001B253B" w:rsidRPr="00766662">
        <w:rPr>
          <w:lang w:val="en-US"/>
        </w:rPr>
        <w:t xml:space="preserve"> (</w:t>
      </w:r>
      <w:r w:rsidR="00FE75A9">
        <w:rPr>
          <w:noProof/>
        </w:rPr>
        <w:drawing>
          <wp:inline distT="0" distB="0" distL="0" distR="0">
            <wp:extent cx="191135" cy="191135"/>
            <wp:effectExtent l="19050" t="0" r="0" b="0"/>
            <wp:docPr id="2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26"/>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001B253B" w:rsidRPr="00766662">
        <w:rPr>
          <w:lang w:val="en-US"/>
        </w:rPr>
        <w:t xml:space="preserve"> </w:t>
      </w:r>
      <w:r>
        <w:rPr>
          <w:lang w:val="en-US"/>
        </w:rPr>
        <w:t>Deployment</w:t>
      </w:r>
      <w:r w:rsidR="001B253B" w:rsidRPr="00766662">
        <w:rPr>
          <w:lang w:val="en-US"/>
        </w:rPr>
        <w:t xml:space="preserve"> </w:t>
      </w:r>
      <w:r>
        <w:rPr>
          <w:lang w:val="en-US"/>
        </w:rPr>
        <w:t>Model</w:t>
      </w:r>
      <w:r w:rsidR="001B253B" w:rsidRPr="00766662">
        <w:rPr>
          <w:lang w:val="en-US"/>
        </w:rPr>
        <w:t>) (</w:t>
      </w:r>
      <w:r>
        <w:t>рис</w:t>
      </w:r>
      <w:r w:rsidR="001B253B" w:rsidRPr="00766662">
        <w:rPr>
          <w:lang w:val="en-US"/>
        </w:rPr>
        <w:t xml:space="preserve">. 5). </w:t>
      </w:r>
    </w:p>
    <w:p w:rsidR="009B1FEC" w:rsidRPr="005B664B" w:rsidRDefault="00FE75A9" w:rsidP="00632EBA">
      <w:pPr>
        <w:spacing w:before="120" w:line="360" w:lineRule="auto"/>
        <w:jc w:val="center"/>
      </w:pPr>
      <w:r>
        <w:rPr>
          <w:noProof/>
        </w:rPr>
        <w:drawing>
          <wp:inline distT="0" distB="0" distL="0" distR="0">
            <wp:extent cx="3100705" cy="5565775"/>
            <wp:effectExtent l="19050" t="0" r="4445" b="0"/>
            <wp:docPr id="25"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7"/>
                    <a:srcRect/>
                    <a:stretch>
                      <a:fillRect/>
                    </a:stretch>
                  </pic:blipFill>
                  <pic:spPr bwMode="auto">
                    <a:xfrm>
                      <a:off x="0" y="0"/>
                      <a:ext cx="3100705" cy="5565775"/>
                    </a:xfrm>
                    <a:prstGeom prst="rect">
                      <a:avLst/>
                    </a:prstGeom>
                    <a:noFill/>
                    <a:ln w="9525">
                      <a:noFill/>
                      <a:miter lim="800000"/>
                      <a:headEnd/>
                      <a:tailEnd/>
                    </a:ln>
                  </pic:spPr>
                </pic:pic>
              </a:graphicData>
            </a:graphic>
          </wp:inline>
        </w:drawing>
      </w:r>
    </w:p>
    <w:p w:rsidR="009B1FEC" w:rsidRDefault="009B1FEC" w:rsidP="00632EBA">
      <w:pPr>
        <w:spacing w:after="120" w:line="360" w:lineRule="auto"/>
        <w:jc w:val="center"/>
      </w:pPr>
      <w:r w:rsidRPr="002842C1">
        <w:rPr>
          <w:b/>
          <w:bCs/>
        </w:rPr>
        <w:t>Рис. 5.</w:t>
      </w:r>
      <w:r>
        <w:t xml:space="preserve"> Структура проекта, отображаемая в окне </w:t>
      </w:r>
      <w:r>
        <w:rPr>
          <w:lang w:val="en-US"/>
        </w:rPr>
        <w:t>Project</w:t>
      </w:r>
      <w:r w:rsidRPr="00B37C05">
        <w:t xml:space="preserve"> </w:t>
      </w:r>
      <w:r>
        <w:rPr>
          <w:lang w:val="en-US"/>
        </w:rPr>
        <w:t>Browser</w:t>
      </w:r>
    </w:p>
    <w:p w:rsidR="009B1FEC" w:rsidRDefault="009B1FEC" w:rsidP="00632EBA">
      <w:pPr>
        <w:spacing w:line="360" w:lineRule="auto"/>
        <w:ind w:firstLine="567"/>
        <w:jc w:val="both"/>
      </w:pPr>
      <w:r>
        <w:t>Рассмотрим содержание каждого из пакетов более подробно.</w:t>
      </w:r>
    </w:p>
    <w:p w:rsidR="009B1FEC" w:rsidRDefault="009B1FEC" w:rsidP="00BC1B82">
      <w:pPr>
        <w:pStyle w:val="2"/>
        <w:numPr>
          <w:ilvl w:val="1"/>
          <w:numId w:val="15"/>
        </w:numPr>
      </w:pPr>
      <w:bookmarkStart w:id="5" w:name="_Toc493076452"/>
      <w:r w:rsidRPr="007B26FC">
        <w:t>Business Process Model</w:t>
      </w:r>
      <w:bookmarkEnd w:id="5"/>
    </w:p>
    <w:p w:rsidR="009B1FEC" w:rsidRPr="00632EBA" w:rsidRDefault="009B1FEC" w:rsidP="00632EBA">
      <w:pPr>
        <w:spacing w:line="360" w:lineRule="auto"/>
        <w:ind w:firstLine="567"/>
        <w:jc w:val="both"/>
        <w:rPr>
          <w:lang w:val="en-US"/>
        </w:rPr>
      </w:pPr>
      <w:r>
        <w:t>Пакет</w:t>
      </w:r>
      <w:r w:rsidRPr="00632EBA">
        <w:rPr>
          <w:lang w:val="en-US"/>
        </w:rPr>
        <w:t xml:space="preserve"> </w:t>
      </w:r>
      <w:r>
        <w:rPr>
          <w:lang w:val="en-US"/>
        </w:rPr>
        <w:t>Business</w:t>
      </w:r>
      <w:r w:rsidRPr="00632EBA">
        <w:rPr>
          <w:lang w:val="en-US"/>
        </w:rPr>
        <w:t xml:space="preserve"> </w:t>
      </w:r>
      <w:r>
        <w:rPr>
          <w:lang w:val="en-US"/>
        </w:rPr>
        <w:t>Process</w:t>
      </w:r>
      <w:r w:rsidRPr="00632EBA">
        <w:rPr>
          <w:lang w:val="en-US"/>
        </w:rPr>
        <w:t xml:space="preserve"> </w:t>
      </w:r>
      <w:r>
        <w:rPr>
          <w:lang w:val="en-US"/>
        </w:rPr>
        <w:t>Model</w:t>
      </w:r>
      <w:r w:rsidRPr="00632EBA">
        <w:rPr>
          <w:lang w:val="en-US"/>
        </w:rPr>
        <w:t xml:space="preserve"> </w:t>
      </w:r>
      <w:r>
        <w:t>содержит</w:t>
      </w:r>
      <w:r w:rsidRPr="00632EBA">
        <w:rPr>
          <w:lang w:val="en-US"/>
        </w:rPr>
        <w:t xml:space="preserve">: </w:t>
      </w:r>
    </w:p>
    <w:p w:rsidR="009B1FEC" w:rsidRDefault="009B1FEC" w:rsidP="00BC1B82">
      <w:pPr>
        <w:numPr>
          <w:ilvl w:val="0"/>
          <w:numId w:val="1"/>
        </w:numPr>
        <w:spacing w:line="360" w:lineRule="auto"/>
        <w:jc w:val="both"/>
      </w:pPr>
      <w:r>
        <w:t>Диаграмму</w:t>
      </w:r>
      <w:r w:rsidRPr="00B37C05">
        <w:t xml:space="preserve"> </w:t>
      </w:r>
      <w:r w:rsidR="00FE75A9">
        <w:rPr>
          <w:noProof/>
        </w:rPr>
        <w:drawing>
          <wp:inline distT="0" distB="0" distL="0" distR="0">
            <wp:extent cx="174625" cy="174625"/>
            <wp:effectExtent l="19050" t="0" r="0" b="0"/>
            <wp:docPr id="2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8"/>
                    <a:srcRect/>
                    <a:stretch>
                      <a:fillRect/>
                    </a:stretch>
                  </pic:blipFill>
                  <pic:spPr bwMode="auto">
                    <a:xfrm>
                      <a:off x="0" y="0"/>
                      <a:ext cx="174625" cy="174625"/>
                    </a:xfrm>
                    <a:prstGeom prst="rect">
                      <a:avLst/>
                    </a:prstGeom>
                    <a:noFill/>
                    <a:ln w="9525">
                      <a:noFill/>
                      <a:miter lim="800000"/>
                      <a:headEnd/>
                      <a:tailEnd/>
                    </a:ln>
                  </pic:spPr>
                </pic:pic>
              </a:graphicData>
            </a:graphic>
          </wp:inline>
        </w:drawing>
      </w:r>
      <w:r w:rsidRPr="00B37C05">
        <w:t xml:space="preserve"> </w:t>
      </w:r>
      <w:r>
        <w:rPr>
          <w:lang w:val="en-US"/>
        </w:rPr>
        <w:t>Business</w:t>
      </w:r>
      <w:r w:rsidRPr="00632EBA">
        <w:t xml:space="preserve"> </w:t>
      </w:r>
      <w:r>
        <w:rPr>
          <w:lang w:val="en-US"/>
        </w:rPr>
        <w:t>Process</w:t>
      </w:r>
      <w:r w:rsidRPr="00632EBA">
        <w:t xml:space="preserve"> </w:t>
      </w:r>
      <w:r>
        <w:rPr>
          <w:lang w:val="en-US"/>
        </w:rPr>
        <w:t>Model</w:t>
      </w:r>
      <w:r w:rsidRPr="00632EBA">
        <w:t xml:space="preserve"> </w:t>
      </w:r>
      <w:r>
        <w:t xml:space="preserve">для краткого описания содержания основных пакетов диаграмм </w:t>
      </w:r>
      <w:r>
        <w:rPr>
          <w:lang w:val="en-US"/>
        </w:rPr>
        <w:t>Business</w:t>
      </w:r>
      <w:r w:rsidRPr="00632EBA">
        <w:t xml:space="preserve"> </w:t>
      </w:r>
      <w:r>
        <w:rPr>
          <w:lang w:val="en-US"/>
        </w:rPr>
        <w:t>Context</w:t>
      </w:r>
      <w:r w:rsidRPr="00632EBA">
        <w:t xml:space="preserve">,  </w:t>
      </w:r>
      <w:r>
        <w:rPr>
          <w:lang w:val="en-US"/>
        </w:rPr>
        <w:t>Business</w:t>
      </w:r>
      <w:r w:rsidRPr="00632EBA">
        <w:t xml:space="preserve"> </w:t>
      </w:r>
      <w:r>
        <w:rPr>
          <w:lang w:val="en-US"/>
        </w:rPr>
        <w:t>Objects</w:t>
      </w:r>
      <w:r w:rsidRPr="00632EBA">
        <w:t xml:space="preserve"> </w:t>
      </w:r>
      <w:r>
        <w:t xml:space="preserve">и </w:t>
      </w:r>
      <w:r>
        <w:rPr>
          <w:lang w:val="en-US"/>
        </w:rPr>
        <w:t>Business</w:t>
      </w:r>
      <w:r w:rsidRPr="00632EBA">
        <w:t xml:space="preserve"> </w:t>
      </w:r>
      <w:r>
        <w:rPr>
          <w:lang w:val="en-US"/>
        </w:rPr>
        <w:t>Workflows</w:t>
      </w:r>
      <w:r w:rsidRPr="00632EBA">
        <w:t xml:space="preserve"> </w:t>
      </w:r>
      <w:r>
        <w:t xml:space="preserve">(рис. 6), </w:t>
      </w:r>
      <w:r>
        <w:lastRenderedPageBreak/>
        <w:t>где представлены эти пакеты с содержанием по умолчанию, описание возможностей диаграммы (рис. 7),  комментарии к пакетам, ссылки на справочную информацию (рис. 8).</w:t>
      </w:r>
    </w:p>
    <w:p w:rsidR="009B1FEC" w:rsidRDefault="009B1FEC" w:rsidP="00BC1B82">
      <w:pPr>
        <w:numPr>
          <w:ilvl w:val="0"/>
          <w:numId w:val="1"/>
        </w:numPr>
        <w:spacing w:line="360" w:lineRule="auto"/>
        <w:jc w:val="both"/>
      </w:pPr>
      <w:r>
        <w:rPr>
          <w:rStyle w:val="hps"/>
        </w:rPr>
        <w:t>Пакет</w:t>
      </w:r>
      <w:r>
        <w:t xml:space="preserve"> </w:t>
      </w:r>
      <w:r>
        <w:rPr>
          <w:lang w:val="en-US"/>
        </w:rPr>
        <w:t>Business</w:t>
      </w:r>
      <w:r w:rsidRPr="00632EBA">
        <w:t xml:space="preserve"> </w:t>
      </w:r>
      <w:r>
        <w:rPr>
          <w:lang w:val="en-US"/>
        </w:rPr>
        <w:t>Context</w:t>
      </w:r>
      <w:r>
        <w:rPr>
          <w:rStyle w:val="hps"/>
        </w:rPr>
        <w:t xml:space="preserve"> (бизнес-</w:t>
      </w:r>
      <w:r>
        <w:t xml:space="preserve">контекст) </w:t>
      </w:r>
      <w:r>
        <w:rPr>
          <w:rStyle w:val="hps"/>
        </w:rPr>
        <w:t>содержит модели</w:t>
      </w:r>
      <w:r>
        <w:t xml:space="preserve"> </w:t>
      </w:r>
      <w:r>
        <w:rPr>
          <w:rStyle w:val="hps"/>
        </w:rPr>
        <w:t>всех заинтересованных сторон (</w:t>
      </w:r>
      <w:r w:rsidRPr="00D43688">
        <w:rPr>
          <w:rStyle w:val="hps"/>
        </w:rPr>
        <w:t>Stakeholders</w:t>
      </w:r>
      <w:r>
        <w:rPr>
          <w:rStyle w:val="hps"/>
        </w:rPr>
        <w:t>)</w:t>
      </w:r>
      <w:r>
        <w:t>, миссию, стратегию</w:t>
      </w:r>
      <w:r>
        <w:rPr>
          <w:rStyle w:val="hps"/>
        </w:rPr>
        <w:t>,</w:t>
      </w:r>
      <w:r>
        <w:t xml:space="preserve"> </w:t>
      </w:r>
      <w:r>
        <w:rPr>
          <w:rStyle w:val="hps"/>
        </w:rPr>
        <w:t>бизнес-цели (</w:t>
      </w:r>
      <w:r w:rsidRPr="00D43688">
        <w:rPr>
          <w:rStyle w:val="hps"/>
        </w:rPr>
        <w:t>Strategies</w:t>
      </w:r>
      <w:r>
        <w:rPr>
          <w:rStyle w:val="hps"/>
        </w:rPr>
        <w:t>) и</w:t>
      </w:r>
      <w:r>
        <w:t xml:space="preserve"> </w:t>
      </w:r>
      <w:r>
        <w:rPr>
          <w:rStyle w:val="hps"/>
        </w:rPr>
        <w:t>физическую структуру</w:t>
      </w:r>
      <w:r>
        <w:t xml:space="preserve"> </w:t>
      </w:r>
      <w:r>
        <w:rPr>
          <w:rStyle w:val="hps"/>
        </w:rPr>
        <w:t>бизнеса</w:t>
      </w:r>
      <w:r>
        <w:t xml:space="preserve"> </w:t>
      </w:r>
      <w:r>
        <w:rPr>
          <w:rStyle w:val="hps"/>
        </w:rPr>
        <w:t>«как есть</w:t>
      </w:r>
      <w:r>
        <w:t>» (</w:t>
      </w:r>
      <w:r w:rsidRPr="00D43688">
        <w:t>Topology</w:t>
      </w:r>
      <w:r>
        <w:t>).</w:t>
      </w:r>
    </w:p>
    <w:p w:rsidR="009B1FEC" w:rsidRDefault="009B1FEC" w:rsidP="00BC1B82">
      <w:pPr>
        <w:numPr>
          <w:ilvl w:val="0"/>
          <w:numId w:val="1"/>
        </w:numPr>
        <w:spacing w:line="360" w:lineRule="auto"/>
        <w:jc w:val="both"/>
        <w:rPr>
          <w:rStyle w:val="hps"/>
        </w:rPr>
      </w:pPr>
      <w:r>
        <w:rPr>
          <w:rStyle w:val="hps"/>
        </w:rPr>
        <w:t>Пакет</w:t>
      </w:r>
      <w:r>
        <w:t xml:space="preserve"> </w:t>
      </w:r>
      <w:r>
        <w:rPr>
          <w:rStyle w:val="hps"/>
        </w:rPr>
        <w:t>Business Objects</w:t>
      </w:r>
      <w:r>
        <w:t xml:space="preserve"> </w:t>
      </w:r>
      <w:r>
        <w:rPr>
          <w:rStyle w:val="hps"/>
        </w:rPr>
        <w:t>содержит</w:t>
      </w:r>
      <w:r>
        <w:t xml:space="preserve"> </w:t>
      </w:r>
      <w:r>
        <w:rPr>
          <w:rStyle w:val="hps"/>
        </w:rPr>
        <w:t>модели предметной области,</w:t>
      </w:r>
      <w:r>
        <w:t xml:space="preserve"> </w:t>
      </w:r>
      <w:r>
        <w:rPr>
          <w:rStyle w:val="hps"/>
        </w:rPr>
        <w:t>все</w:t>
      </w:r>
      <w:r>
        <w:t xml:space="preserve"> </w:t>
      </w:r>
      <w:r>
        <w:rPr>
          <w:rStyle w:val="hps"/>
        </w:rPr>
        <w:t>объекты, представляющие интерес</w:t>
      </w:r>
      <w:r>
        <w:t xml:space="preserve"> </w:t>
      </w:r>
      <w:r>
        <w:rPr>
          <w:rStyle w:val="hps"/>
        </w:rPr>
        <w:t>и соответствующие</w:t>
      </w:r>
      <w:r>
        <w:t xml:space="preserve"> </w:t>
      </w:r>
      <w:r>
        <w:rPr>
          <w:rStyle w:val="hps"/>
        </w:rPr>
        <w:t>данные.</w:t>
      </w:r>
    </w:p>
    <w:p w:rsidR="009B1FEC" w:rsidRPr="00D43688" w:rsidRDefault="009B1FEC" w:rsidP="00BC1B82">
      <w:pPr>
        <w:numPr>
          <w:ilvl w:val="0"/>
          <w:numId w:val="1"/>
        </w:numPr>
        <w:spacing w:line="360" w:lineRule="auto"/>
        <w:jc w:val="both"/>
      </w:pPr>
      <w:r>
        <w:rPr>
          <w:rStyle w:val="hps"/>
        </w:rPr>
        <w:t>Пакет</w:t>
      </w:r>
      <w:r>
        <w:t xml:space="preserve"> </w:t>
      </w:r>
      <w:r>
        <w:rPr>
          <w:lang w:val="en-US"/>
        </w:rPr>
        <w:t>Business</w:t>
      </w:r>
      <w:r w:rsidRPr="00632EBA">
        <w:t xml:space="preserve"> </w:t>
      </w:r>
      <w:r>
        <w:rPr>
          <w:lang w:val="en-US"/>
        </w:rPr>
        <w:t>Workflows</w:t>
      </w:r>
      <w:r w:rsidRPr="00632EBA">
        <w:t xml:space="preserve"> </w:t>
      </w:r>
      <w:r>
        <w:t xml:space="preserve">содержит описание рабочих </w:t>
      </w:r>
      <w:r>
        <w:rPr>
          <w:rStyle w:val="hps"/>
        </w:rPr>
        <w:t>процессов,</w:t>
      </w:r>
      <w:r>
        <w:t xml:space="preserve"> </w:t>
      </w:r>
      <w:r>
        <w:rPr>
          <w:rStyle w:val="hps"/>
        </w:rPr>
        <w:t>пакетов</w:t>
      </w:r>
      <w:r>
        <w:t xml:space="preserve"> </w:t>
      </w:r>
      <w:r>
        <w:rPr>
          <w:rStyle w:val="hps"/>
        </w:rPr>
        <w:t>документов,</w:t>
      </w:r>
      <w:r>
        <w:t xml:space="preserve"> опираясь на </w:t>
      </w:r>
      <w:r>
        <w:rPr>
          <w:rStyle w:val="hps"/>
        </w:rPr>
        <w:t>заинтересованные стороны</w:t>
      </w:r>
      <w:r>
        <w:t xml:space="preserve">, структуры и </w:t>
      </w:r>
      <w:r>
        <w:rPr>
          <w:rStyle w:val="hps"/>
        </w:rPr>
        <w:t>объекты, определенные</w:t>
      </w:r>
      <w:r>
        <w:t xml:space="preserve"> </w:t>
      </w:r>
      <w:r>
        <w:rPr>
          <w:rStyle w:val="hps"/>
        </w:rPr>
        <w:t xml:space="preserve">в </w:t>
      </w:r>
      <w:r>
        <w:rPr>
          <w:lang w:val="en-US"/>
        </w:rPr>
        <w:t>Business</w:t>
      </w:r>
      <w:r w:rsidRPr="00632EBA">
        <w:t xml:space="preserve"> </w:t>
      </w:r>
      <w:r>
        <w:rPr>
          <w:lang w:val="en-US"/>
        </w:rPr>
        <w:t>Context</w:t>
      </w:r>
      <w:r>
        <w:rPr>
          <w:rStyle w:val="hps"/>
        </w:rPr>
        <w:t xml:space="preserve"> и</w:t>
      </w:r>
      <w:r>
        <w:t xml:space="preserve"> </w:t>
      </w:r>
      <w:r>
        <w:rPr>
          <w:rStyle w:val="hps"/>
        </w:rPr>
        <w:t>Business Objects,</w:t>
      </w:r>
      <w:r>
        <w:t xml:space="preserve"> показывающие, как </w:t>
      </w:r>
      <w:r>
        <w:rPr>
          <w:rStyle w:val="hps"/>
        </w:rPr>
        <w:t>они работают</w:t>
      </w:r>
      <w:r>
        <w:t xml:space="preserve"> </w:t>
      </w:r>
      <w:r>
        <w:rPr>
          <w:rStyle w:val="hps"/>
        </w:rPr>
        <w:t>вместе, чтобы обеспечить</w:t>
      </w:r>
      <w:r>
        <w:t xml:space="preserve"> </w:t>
      </w:r>
      <w:r>
        <w:rPr>
          <w:rStyle w:val="hps"/>
        </w:rPr>
        <w:t>фундаментальные основы</w:t>
      </w:r>
      <w:r>
        <w:t xml:space="preserve"> </w:t>
      </w:r>
      <w:r>
        <w:rPr>
          <w:rStyle w:val="hps"/>
        </w:rPr>
        <w:t>деятельности.</w:t>
      </w:r>
    </w:p>
    <w:p w:rsidR="009B1FEC" w:rsidRDefault="00FE75A9" w:rsidP="00632EBA">
      <w:pPr>
        <w:spacing w:after="120" w:line="360" w:lineRule="auto"/>
        <w:jc w:val="center"/>
      </w:pPr>
      <w:r>
        <w:rPr>
          <w:noProof/>
        </w:rPr>
        <w:drawing>
          <wp:inline distT="0" distB="0" distL="0" distR="0">
            <wp:extent cx="5836285" cy="2313940"/>
            <wp:effectExtent l="19050" t="0" r="0" b="0"/>
            <wp:docPr id="2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9"/>
                    <a:srcRect/>
                    <a:stretch>
                      <a:fillRect/>
                    </a:stretch>
                  </pic:blipFill>
                  <pic:spPr bwMode="auto">
                    <a:xfrm>
                      <a:off x="0" y="0"/>
                      <a:ext cx="5836285" cy="2313940"/>
                    </a:xfrm>
                    <a:prstGeom prst="rect">
                      <a:avLst/>
                    </a:prstGeom>
                    <a:noFill/>
                    <a:ln w="9525">
                      <a:noFill/>
                      <a:miter lim="800000"/>
                      <a:headEnd/>
                      <a:tailEnd/>
                    </a:ln>
                  </pic:spPr>
                </pic:pic>
              </a:graphicData>
            </a:graphic>
          </wp:inline>
        </w:drawing>
      </w:r>
    </w:p>
    <w:p w:rsidR="009B1FEC" w:rsidRPr="00140189" w:rsidRDefault="009B1FEC" w:rsidP="00632EBA">
      <w:pPr>
        <w:spacing w:after="120" w:line="360" w:lineRule="auto"/>
        <w:jc w:val="center"/>
      </w:pPr>
      <w:r w:rsidRPr="00FD3BC1">
        <w:rPr>
          <w:b/>
          <w:bCs/>
        </w:rPr>
        <w:t>Рис. 6.</w:t>
      </w:r>
      <w:r>
        <w:t xml:space="preserve"> Окно проекта, отображающее диаграмму</w:t>
      </w:r>
      <w:r w:rsidRPr="00B37C05">
        <w:t xml:space="preserve"> </w:t>
      </w:r>
      <w:r w:rsidR="00FE75A9">
        <w:rPr>
          <w:noProof/>
        </w:rPr>
        <w:drawing>
          <wp:inline distT="0" distB="0" distL="0" distR="0">
            <wp:extent cx="174625" cy="174625"/>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174625" cy="174625"/>
                    </a:xfrm>
                    <a:prstGeom prst="rect">
                      <a:avLst/>
                    </a:prstGeom>
                    <a:noFill/>
                    <a:ln w="9525">
                      <a:noFill/>
                      <a:miter lim="800000"/>
                      <a:headEnd/>
                      <a:tailEnd/>
                    </a:ln>
                  </pic:spPr>
                </pic:pic>
              </a:graphicData>
            </a:graphic>
          </wp:inline>
        </w:drawing>
      </w:r>
      <w:r w:rsidRPr="00B37C05">
        <w:t xml:space="preserve"> </w:t>
      </w:r>
      <w:r>
        <w:rPr>
          <w:lang w:val="en-US"/>
        </w:rPr>
        <w:t>Business</w:t>
      </w:r>
      <w:r w:rsidRPr="00632EBA">
        <w:t xml:space="preserve"> </w:t>
      </w:r>
      <w:r>
        <w:rPr>
          <w:lang w:val="en-US"/>
        </w:rPr>
        <w:t>Process</w:t>
      </w:r>
      <w:r w:rsidRPr="00632EBA">
        <w:t xml:space="preserve"> </w:t>
      </w:r>
      <w:r>
        <w:rPr>
          <w:lang w:val="en-US"/>
        </w:rPr>
        <w:t>Model</w:t>
      </w:r>
    </w:p>
    <w:p w:rsidR="009B1FEC" w:rsidRDefault="00FE75A9" w:rsidP="00632EBA">
      <w:pPr>
        <w:spacing w:after="120" w:line="360" w:lineRule="auto"/>
        <w:jc w:val="center"/>
        <w:rPr>
          <w:lang w:val="en-US"/>
        </w:rPr>
      </w:pPr>
      <w:r>
        <w:rPr>
          <w:noProof/>
        </w:rPr>
        <w:drawing>
          <wp:inline distT="0" distB="0" distL="0" distR="0">
            <wp:extent cx="2456815" cy="1256030"/>
            <wp:effectExtent l="19050" t="0" r="635" b="0"/>
            <wp:docPr id="29"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0"/>
                    <a:srcRect/>
                    <a:stretch>
                      <a:fillRect/>
                    </a:stretch>
                  </pic:blipFill>
                  <pic:spPr bwMode="auto">
                    <a:xfrm>
                      <a:off x="0" y="0"/>
                      <a:ext cx="2456815" cy="1256030"/>
                    </a:xfrm>
                    <a:prstGeom prst="rect">
                      <a:avLst/>
                    </a:prstGeom>
                    <a:noFill/>
                    <a:ln w="9525">
                      <a:noFill/>
                      <a:miter lim="800000"/>
                      <a:headEnd/>
                      <a:tailEnd/>
                    </a:ln>
                  </pic:spPr>
                </pic:pic>
              </a:graphicData>
            </a:graphic>
          </wp:inline>
        </w:drawing>
      </w:r>
    </w:p>
    <w:p w:rsidR="009B1FEC" w:rsidRPr="00632EBA" w:rsidRDefault="009B1FEC" w:rsidP="00632EBA">
      <w:pPr>
        <w:spacing w:after="120" w:line="360" w:lineRule="auto"/>
        <w:jc w:val="center"/>
      </w:pPr>
      <w:r w:rsidRPr="009F5EE9">
        <w:rPr>
          <w:b/>
          <w:bCs/>
        </w:rPr>
        <w:t>Рис. 7.</w:t>
      </w:r>
      <w:r>
        <w:t xml:space="preserve"> Вид описания возможностей диаграммы</w:t>
      </w:r>
      <w:r w:rsidRPr="00632EBA">
        <w:t xml:space="preserve"> </w:t>
      </w:r>
      <w:r w:rsidR="00FE75A9">
        <w:rPr>
          <w:noProof/>
        </w:rPr>
        <w:drawing>
          <wp:inline distT="0" distB="0" distL="0" distR="0">
            <wp:extent cx="174625" cy="174625"/>
            <wp:effectExtent l="19050" t="0" r="0" b="0"/>
            <wp:docPr id="30"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8"/>
                    <a:srcRect/>
                    <a:stretch>
                      <a:fillRect/>
                    </a:stretch>
                  </pic:blipFill>
                  <pic:spPr bwMode="auto">
                    <a:xfrm>
                      <a:off x="0" y="0"/>
                      <a:ext cx="174625" cy="174625"/>
                    </a:xfrm>
                    <a:prstGeom prst="rect">
                      <a:avLst/>
                    </a:prstGeom>
                    <a:noFill/>
                    <a:ln w="9525">
                      <a:noFill/>
                      <a:miter lim="800000"/>
                      <a:headEnd/>
                      <a:tailEnd/>
                    </a:ln>
                  </pic:spPr>
                </pic:pic>
              </a:graphicData>
            </a:graphic>
          </wp:inline>
        </w:drawing>
      </w:r>
      <w:r w:rsidRPr="00B37C05">
        <w:t xml:space="preserve"> </w:t>
      </w:r>
      <w:r>
        <w:rPr>
          <w:lang w:val="en-US"/>
        </w:rPr>
        <w:t>Business</w:t>
      </w:r>
      <w:r w:rsidRPr="00632EBA">
        <w:t xml:space="preserve"> </w:t>
      </w:r>
      <w:r>
        <w:rPr>
          <w:lang w:val="en-US"/>
        </w:rPr>
        <w:t>Process</w:t>
      </w:r>
      <w:r w:rsidRPr="00632EBA">
        <w:t xml:space="preserve"> </w:t>
      </w:r>
      <w:r>
        <w:rPr>
          <w:lang w:val="en-US"/>
        </w:rPr>
        <w:t>Model</w:t>
      </w:r>
    </w:p>
    <w:p w:rsidR="009B1FEC" w:rsidRDefault="00FE75A9" w:rsidP="00632EBA">
      <w:pPr>
        <w:spacing w:line="360" w:lineRule="auto"/>
        <w:jc w:val="center"/>
      </w:pPr>
      <w:r>
        <w:rPr>
          <w:noProof/>
        </w:rPr>
        <w:drawing>
          <wp:inline distT="0" distB="0" distL="0" distR="0">
            <wp:extent cx="2194560" cy="636270"/>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2194560" cy="636270"/>
                    </a:xfrm>
                    <a:prstGeom prst="rect">
                      <a:avLst/>
                    </a:prstGeom>
                    <a:noFill/>
                    <a:ln w="9525">
                      <a:noFill/>
                      <a:miter lim="800000"/>
                      <a:headEnd/>
                      <a:tailEnd/>
                    </a:ln>
                  </pic:spPr>
                </pic:pic>
              </a:graphicData>
            </a:graphic>
          </wp:inline>
        </w:drawing>
      </w:r>
    </w:p>
    <w:p w:rsidR="009B1FEC" w:rsidRDefault="009B1FEC" w:rsidP="00632EBA">
      <w:pPr>
        <w:spacing w:after="120" w:line="360" w:lineRule="auto"/>
        <w:jc w:val="center"/>
      </w:pPr>
      <w:r w:rsidRPr="009F5EE9">
        <w:rPr>
          <w:b/>
          <w:bCs/>
        </w:rPr>
        <w:t>Рис. 8.</w:t>
      </w:r>
      <w:r>
        <w:t xml:space="preserve"> Ссылки на справочную информацию о</w:t>
      </w:r>
      <w:r w:rsidRPr="00632EBA">
        <w:t xml:space="preserve"> </w:t>
      </w:r>
      <w:r>
        <w:t>диаграмме</w:t>
      </w:r>
      <w:r w:rsidRPr="00632EBA">
        <w:t xml:space="preserve"> </w:t>
      </w:r>
      <w:r w:rsidR="00FE75A9">
        <w:rPr>
          <w:noProof/>
        </w:rPr>
        <w:drawing>
          <wp:inline distT="0" distB="0" distL="0" distR="0">
            <wp:extent cx="174625" cy="174625"/>
            <wp:effectExtent l="19050" t="0" r="0" b="0"/>
            <wp:docPr id="32"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28"/>
                    <a:srcRect/>
                    <a:stretch>
                      <a:fillRect/>
                    </a:stretch>
                  </pic:blipFill>
                  <pic:spPr bwMode="auto">
                    <a:xfrm>
                      <a:off x="0" y="0"/>
                      <a:ext cx="174625" cy="174625"/>
                    </a:xfrm>
                    <a:prstGeom prst="rect">
                      <a:avLst/>
                    </a:prstGeom>
                    <a:noFill/>
                    <a:ln w="9525">
                      <a:noFill/>
                      <a:miter lim="800000"/>
                      <a:headEnd/>
                      <a:tailEnd/>
                    </a:ln>
                  </pic:spPr>
                </pic:pic>
              </a:graphicData>
            </a:graphic>
          </wp:inline>
        </w:drawing>
      </w:r>
      <w:r w:rsidRPr="00B37C05">
        <w:t xml:space="preserve"> </w:t>
      </w:r>
      <w:r>
        <w:rPr>
          <w:lang w:val="en-US"/>
        </w:rPr>
        <w:t>Business</w:t>
      </w:r>
      <w:r w:rsidRPr="00632EBA">
        <w:t xml:space="preserve"> </w:t>
      </w:r>
      <w:r>
        <w:rPr>
          <w:lang w:val="en-US"/>
        </w:rPr>
        <w:t>Process</w:t>
      </w:r>
      <w:r w:rsidRPr="00632EBA">
        <w:t xml:space="preserve"> </w:t>
      </w:r>
      <w:r>
        <w:rPr>
          <w:lang w:val="en-US"/>
        </w:rPr>
        <w:t>Model</w:t>
      </w:r>
    </w:p>
    <w:p w:rsidR="009B1FEC" w:rsidRDefault="009B1FEC" w:rsidP="0007269B">
      <w:pPr>
        <w:spacing w:line="360" w:lineRule="auto"/>
        <w:ind w:firstLine="567"/>
        <w:jc w:val="both"/>
      </w:pPr>
    </w:p>
    <w:p w:rsidR="009B1FEC" w:rsidRPr="002413C2" w:rsidRDefault="009B1FEC" w:rsidP="0007269B">
      <w:pPr>
        <w:spacing w:line="360" w:lineRule="auto"/>
        <w:ind w:firstLine="567"/>
        <w:jc w:val="both"/>
        <w:rPr>
          <w:rStyle w:val="hps"/>
        </w:rPr>
      </w:pPr>
      <w:r>
        <w:lastRenderedPageBreak/>
        <w:t xml:space="preserve">В рамках рассматриваемого проекта необходимо начать реализацию с постановки задачи, которая может быть определена в пакете </w:t>
      </w:r>
      <w:r w:rsidRPr="00D43688">
        <w:rPr>
          <w:rStyle w:val="hps"/>
        </w:rPr>
        <w:t>Strategies</w:t>
      </w:r>
      <w:r>
        <w:rPr>
          <w:rStyle w:val="hps"/>
        </w:rPr>
        <w:t>, предназначенном для указания</w:t>
      </w:r>
      <w:r>
        <w:t xml:space="preserve"> миссии, стратегии</w:t>
      </w:r>
      <w:r>
        <w:rPr>
          <w:rStyle w:val="hps"/>
        </w:rPr>
        <w:t>,</w:t>
      </w:r>
      <w:r>
        <w:t xml:space="preserve"> </w:t>
      </w:r>
      <w:r>
        <w:rPr>
          <w:rStyle w:val="hps"/>
        </w:rPr>
        <w:t>бизнес-цели. Для описания пакета используется диаграмма Analysis</w:t>
      </w:r>
      <w:r w:rsidRPr="002413C2">
        <w:rPr>
          <w:rStyle w:val="hps"/>
        </w:rPr>
        <w:t xml:space="preserve">, предложенная разработчиками  </w:t>
      </w:r>
      <w:r>
        <w:rPr>
          <w:rStyle w:val="hps"/>
          <w:lang w:val="en-US"/>
        </w:rPr>
        <w:t>Enterprise</w:t>
      </w:r>
      <w:r w:rsidRPr="002413C2">
        <w:rPr>
          <w:rStyle w:val="hps"/>
        </w:rPr>
        <w:t xml:space="preserve"> </w:t>
      </w:r>
      <w:r>
        <w:rPr>
          <w:rStyle w:val="hps"/>
          <w:lang w:val="en-US"/>
        </w:rPr>
        <w:t>Architect</w:t>
      </w:r>
      <w:r>
        <w:rPr>
          <w:rStyle w:val="hps"/>
        </w:rPr>
        <w:t xml:space="preserve"> и не входящая в стандарт </w:t>
      </w:r>
      <w:r>
        <w:rPr>
          <w:rStyle w:val="hps"/>
          <w:lang w:val="en-US"/>
        </w:rPr>
        <w:t>UML</w:t>
      </w:r>
      <w:r w:rsidRPr="002413C2">
        <w:rPr>
          <w:rStyle w:val="hps"/>
        </w:rPr>
        <w:t xml:space="preserve"> (рис. </w:t>
      </w:r>
      <w:r>
        <w:rPr>
          <w:rStyle w:val="hps"/>
        </w:rPr>
        <w:t>9</w:t>
      </w:r>
      <w:r w:rsidRPr="002413C2">
        <w:rPr>
          <w:rStyle w:val="hps"/>
        </w:rPr>
        <w:t>)</w:t>
      </w:r>
    </w:p>
    <w:p w:rsidR="009B1FEC" w:rsidRDefault="00FE75A9" w:rsidP="00FD1DB3">
      <w:pPr>
        <w:spacing w:line="360" w:lineRule="auto"/>
        <w:jc w:val="center"/>
        <w:rPr>
          <w:rStyle w:val="hps"/>
        </w:rPr>
      </w:pPr>
      <w:r>
        <w:rPr>
          <w:noProof/>
        </w:rPr>
        <w:drawing>
          <wp:inline distT="0" distB="0" distL="0" distR="0">
            <wp:extent cx="5931535" cy="2361565"/>
            <wp:effectExtent l="19050" t="0" r="0" b="0"/>
            <wp:docPr id="33"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32"/>
                    <a:srcRect/>
                    <a:stretch>
                      <a:fillRect/>
                    </a:stretch>
                  </pic:blipFill>
                  <pic:spPr bwMode="auto">
                    <a:xfrm>
                      <a:off x="0" y="0"/>
                      <a:ext cx="5931535" cy="2361565"/>
                    </a:xfrm>
                    <a:prstGeom prst="rect">
                      <a:avLst/>
                    </a:prstGeom>
                    <a:noFill/>
                    <a:ln w="9525">
                      <a:noFill/>
                      <a:miter lim="800000"/>
                      <a:headEnd/>
                      <a:tailEnd/>
                    </a:ln>
                  </pic:spPr>
                </pic:pic>
              </a:graphicData>
            </a:graphic>
          </wp:inline>
        </w:drawing>
      </w:r>
    </w:p>
    <w:p w:rsidR="009B1FEC" w:rsidRDefault="009B1FEC" w:rsidP="002413C2">
      <w:pPr>
        <w:spacing w:after="120" w:line="360" w:lineRule="auto"/>
        <w:jc w:val="center"/>
      </w:pPr>
      <w:r w:rsidRPr="009F5EE9">
        <w:rPr>
          <w:b/>
          <w:bCs/>
        </w:rPr>
        <w:t xml:space="preserve">Рис. </w:t>
      </w:r>
      <w:r>
        <w:rPr>
          <w:b/>
          <w:bCs/>
        </w:rPr>
        <w:t>9</w:t>
      </w:r>
      <w:r w:rsidRPr="009F5EE9">
        <w:rPr>
          <w:b/>
          <w:bCs/>
        </w:rPr>
        <w:t>.</w:t>
      </w:r>
      <w:r>
        <w:t xml:space="preserve"> Диаграмма пакета </w:t>
      </w:r>
      <w:r w:rsidRPr="00D43688">
        <w:rPr>
          <w:rStyle w:val="hps"/>
        </w:rPr>
        <w:t>Strategies</w:t>
      </w:r>
    </w:p>
    <w:p w:rsidR="009B1FEC" w:rsidRDefault="009B1FEC" w:rsidP="0007269B">
      <w:pPr>
        <w:spacing w:line="360" w:lineRule="auto"/>
        <w:ind w:firstLine="567"/>
        <w:jc w:val="both"/>
      </w:pPr>
      <w:r>
        <w:t>Диаграмма содержит текстовый документ, где предлагается описать постановку задачи. Для рассматриваемого проекта фрагмент постановки задачи имеет следующий вид:</w:t>
      </w:r>
    </w:p>
    <w:p w:rsidR="009B1FEC" w:rsidRPr="00BC4B79" w:rsidRDefault="009B1FEC" w:rsidP="00BC4B79">
      <w:pPr>
        <w:ind w:firstLine="567"/>
        <w:jc w:val="both"/>
        <w:rPr>
          <w:b/>
          <w:bCs/>
        </w:rPr>
      </w:pPr>
      <w:r w:rsidRPr="00BC4B79">
        <w:rPr>
          <w:b/>
          <w:bCs/>
        </w:rPr>
        <w:t>Постановка задачи</w:t>
      </w:r>
    </w:p>
    <w:p w:rsidR="009B1FEC" w:rsidRPr="00BC4B79" w:rsidRDefault="009B1FEC" w:rsidP="00766662">
      <w:pPr>
        <w:spacing w:line="360" w:lineRule="auto"/>
        <w:ind w:firstLine="567"/>
        <w:jc w:val="both"/>
      </w:pPr>
      <w:r w:rsidRPr="00BC4B79">
        <w:t>Автоматизировать процесс управления информацией о клиентах, материалах, оборудовании, сотрудниках, услугах.</w:t>
      </w:r>
    </w:p>
    <w:p w:rsidR="009B1FEC" w:rsidRPr="00BC4B79" w:rsidRDefault="009B1FEC" w:rsidP="00766662">
      <w:pPr>
        <w:spacing w:line="360" w:lineRule="auto"/>
        <w:ind w:firstLine="567"/>
        <w:jc w:val="both"/>
        <w:rPr>
          <w:b/>
          <w:bCs/>
        </w:rPr>
      </w:pPr>
      <w:r w:rsidRPr="00BC4B79">
        <w:rPr>
          <w:b/>
          <w:bCs/>
        </w:rPr>
        <w:t>Цель</w:t>
      </w:r>
    </w:p>
    <w:p w:rsidR="009B1FEC" w:rsidRPr="00BC4B79" w:rsidRDefault="009B1FEC" w:rsidP="00766662">
      <w:pPr>
        <w:spacing w:line="360" w:lineRule="auto"/>
        <w:ind w:firstLine="567"/>
        <w:jc w:val="both"/>
      </w:pPr>
      <w:r w:rsidRPr="00BC4B79">
        <w:t>Обеспечить:</w:t>
      </w:r>
    </w:p>
    <w:p w:rsidR="009B1FEC" w:rsidRPr="00BC4B79" w:rsidRDefault="009B1FEC" w:rsidP="00766662">
      <w:pPr>
        <w:pStyle w:val="ae"/>
        <w:numPr>
          <w:ilvl w:val="0"/>
          <w:numId w:val="6"/>
        </w:numPr>
        <w:spacing w:after="0" w:line="360" w:lineRule="auto"/>
        <w:ind w:firstLine="567"/>
        <w:jc w:val="both"/>
        <w:rPr>
          <w:rFonts w:ascii="Times New Roman" w:hAnsi="Times New Roman" w:cs="Times New Roman"/>
          <w:sz w:val="24"/>
          <w:szCs w:val="24"/>
        </w:rPr>
      </w:pPr>
      <w:r w:rsidRPr="00BC4B79">
        <w:rPr>
          <w:rFonts w:ascii="Times New Roman" w:hAnsi="Times New Roman" w:cs="Times New Roman"/>
          <w:sz w:val="24"/>
          <w:szCs w:val="24"/>
        </w:rPr>
        <w:t>Оперативность выполнения услуг,</w:t>
      </w:r>
    </w:p>
    <w:p w:rsidR="009B1FEC" w:rsidRPr="00BC4B79" w:rsidRDefault="009B1FEC" w:rsidP="00766662">
      <w:pPr>
        <w:pStyle w:val="ae"/>
        <w:numPr>
          <w:ilvl w:val="0"/>
          <w:numId w:val="6"/>
        </w:numPr>
        <w:spacing w:after="0" w:line="360" w:lineRule="auto"/>
        <w:ind w:firstLine="567"/>
        <w:jc w:val="both"/>
        <w:rPr>
          <w:rFonts w:ascii="Times New Roman" w:hAnsi="Times New Roman" w:cs="Times New Roman"/>
          <w:sz w:val="24"/>
          <w:szCs w:val="24"/>
        </w:rPr>
      </w:pPr>
      <w:r w:rsidRPr="00BC4B79">
        <w:rPr>
          <w:rFonts w:ascii="Times New Roman" w:hAnsi="Times New Roman" w:cs="Times New Roman"/>
          <w:sz w:val="24"/>
          <w:szCs w:val="24"/>
        </w:rPr>
        <w:t>Учет и планирования использования материалов,</w:t>
      </w:r>
    </w:p>
    <w:p w:rsidR="009B1FEC" w:rsidRPr="00BC4B79" w:rsidRDefault="009B1FEC" w:rsidP="00766662">
      <w:pPr>
        <w:pStyle w:val="ae"/>
        <w:numPr>
          <w:ilvl w:val="0"/>
          <w:numId w:val="6"/>
        </w:numPr>
        <w:spacing w:after="0" w:line="360" w:lineRule="auto"/>
        <w:ind w:firstLine="567"/>
        <w:jc w:val="both"/>
        <w:rPr>
          <w:rFonts w:ascii="Times New Roman" w:hAnsi="Times New Roman" w:cs="Times New Roman"/>
          <w:sz w:val="24"/>
          <w:szCs w:val="24"/>
        </w:rPr>
      </w:pPr>
      <w:r w:rsidRPr="00BC4B79">
        <w:rPr>
          <w:rFonts w:ascii="Times New Roman" w:hAnsi="Times New Roman" w:cs="Times New Roman"/>
          <w:sz w:val="24"/>
          <w:szCs w:val="24"/>
        </w:rPr>
        <w:t>Сбор информации о клиентах для повышения эффективности планирования оказания услуг,</w:t>
      </w:r>
    </w:p>
    <w:p w:rsidR="009B1FEC" w:rsidRPr="00BC4B79" w:rsidRDefault="009B1FEC" w:rsidP="00766662">
      <w:pPr>
        <w:pStyle w:val="ae"/>
        <w:numPr>
          <w:ilvl w:val="0"/>
          <w:numId w:val="6"/>
        </w:numPr>
        <w:spacing w:after="0" w:line="360" w:lineRule="auto"/>
        <w:ind w:firstLine="567"/>
        <w:jc w:val="both"/>
        <w:rPr>
          <w:rFonts w:ascii="Times New Roman" w:hAnsi="Times New Roman" w:cs="Times New Roman"/>
          <w:sz w:val="24"/>
          <w:szCs w:val="24"/>
        </w:rPr>
      </w:pPr>
      <w:r w:rsidRPr="00BC4B79">
        <w:rPr>
          <w:rFonts w:ascii="Times New Roman" w:hAnsi="Times New Roman" w:cs="Times New Roman"/>
          <w:sz w:val="24"/>
          <w:szCs w:val="24"/>
        </w:rPr>
        <w:t>Учет состояния и оперативность ремонта оборудования.</w:t>
      </w:r>
    </w:p>
    <w:p w:rsidR="009B1FEC" w:rsidRPr="00BC4B79" w:rsidRDefault="009B1FEC" w:rsidP="00766662">
      <w:pPr>
        <w:spacing w:line="360" w:lineRule="auto"/>
        <w:ind w:firstLine="567"/>
        <w:jc w:val="both"/>
        <w:rPr>
          <w:b/>
          <w:bCs/>
        </w:rPr>
      </w:pPr>
      <w:r w:rsidRPr="00BC4B79">
        <w:rPr>
          <w:b/>
          <w:bCs/>
        </w:rPr>
        <w:t>Бизнес процессы</w:t>
      </w:r>
    </w:p>
    <w:p w:rsidR="009B1FEC" w:rsidRPr="00BC4B79" w:rsidRDefault="009B1FEC" w:rsidP="00766662">
      <w:pPr>
        <w:pStyle w:val="ae"/>
        <w:numPr>
          <w:ilvl w:val="0"/>
          <w:numId w:val="7"/>
        </w:numPr>
        <w:spacing w:after="0" w:line="360" w:lineRule="auto"/>
        <w:ind w:firstLine="567"/>
        <w:jc w:val="both"/>
        <w:rPr>
          <w:rFonts w:ascii="Times New Roman" w:hAnsi="Times New Roman" w:cs="Times New Roman"/>
          <w:sz w:val="24"/>
          <w:szCs w:val="24"/>
        </w:rPr>
      </w:pPr>
      <w:r w:rsidRPr="00BC4B79">
        <w:rPr>
          <w:rFonts w:ascii="Times New Roman" w:hAnsi="Times New Roman" w:cs="Times New Roman"/>
          <w:sz w:val="24"/>
          <w:szCs w:val="24"/>
        </w:rPr>
        <w:t>Запись клиента на оказание услуг</w:t>
      </w:r>
      <w:r>
        <w:rPr>
          <w:rFonts w:ascii="Times New Roman" w:hAnsi="Times New Roman" w:cs="Times New Roman"/>
          <w:sz w:val="24"/>
          <w:szCs w:val="24"/>
        </w:rPr>
        <w:t>,</w:t>
      </w:r>
    </w:p>
    <w:p w:rsidR="009B1FEC" w:rsidRPr="00BC4B79" w:rsidRDefault="009B1FEC" w:rsidP="00766662">
      <w:pPr>
        <w:pStyle w:val="ae"/>
        <w:numPr>
          <w:ilvl w:val="0"/>
          <w:numId w:val="7"/>
        </w:numPr>
        <w:spacing w:after="0" w:line="360" w:lineRule="auto"/>
        <w:ind w:firstLine="567"/>
        <w:jc w:val="both"/>
        <w:rPr>
          <w:rFonts w:ascii="Times New Roman" w:hAnsi="Times New Roman" w:cs="Times New Roman"/>
          <w:sz w:val="24"/>
          <w:szCs w:val="24"/>
        </w:rPr>
      </w:pPr>
      <w:r w:rsidRPr="00BC4B79">
        <w:rPr>
          <w:rFonts w:ascii="Times New Roman" w:hAnsi="Times New Roman" w:cs="Times New Roman"/>
          <w:sz w:val="24"/>
          <w:szCs w:val="24"/>
        </w:rPr>
        <w:t>Закупка материалов и оборудования,</w:t>
      </w:r>
    </w:p>
    <w:p w:rsidR="009B1FEC" w:rsidRPr="00BC4B79" w:rsidRDefault="009B1FEC" w:rsidP="00766662">
      <w:pPr>
        <w:pStyle w:val="ae"/>
        <w:numPr>
          <w:ilvl w:val="0"/>
          <w:numId w:val="7"/>
        </w:numPr>
        <w:spacing w:after="0" w:line="360" w:lineRule="auto"/>
        <w:ind w:firstLine="567"/>
        <w:jc w:val="both"/>
        <w:rPr>
          <w:rFonts w:ascii="Times New Roman" w:hAnsi="Times New Roman" w:cs="Times New Roman"/>
          <w:sz w:val="24"/>
          <w:szCs w:val="24"/>
        </w:rPr>
      </w:pPr>
      <w:r w:rsidRPr="00BC4B79">
        <w:rPr>
          <w:rFonts w:ascii="Times New Roman" w:hAnsi="Times New Roman" w:cs="Times New Roman"/>
          <w:sz w:val="24"/>
          <w:szCs w:val="24"/>
        </w:rPr>
        <w:t>Оплата услуг,</w:t>
      </w:r>
    </w:p>
    <w:p w:rsidR="009B1FEC" w:rsidRPr="00BC4B79" w:rsidRDefault="009B1FEC" w:rsidP="00766662">
      <w:pPr>
        <w:pStyle w:val="ae"/>
        <w:numPr>
          <w:ilvl w:val="0"/>
          <w:numId w:val="7"/>
        </w:numPr>
        <w:spacing w:after="0" w:line="360" w:lineRule="auto"/>
        <w:ind w:firstLine="567"/>
        <w:jc w:val="both"/>
        <w:rPr>
          <w:rFonts w:ascii="Times New Roman" w:hAnsi="Times New Roman" w:cs="Times New Roman"/>
          <w:sz w:val="24"/>
          <w:szCs w:val="24"/>
        </w:rPr>
      </w:pPr>
      <w:r w:rsidRPr="00BC4B79">
        <w:rPr>
          <w:rFonts w:ascii="Times New Roman" w:hAnsi="Times New Roman" w:cs="Times New Roman"/>
          <w:sz w:val="24"/>
          <w:szCs w:val="24"/>
        </w:rPr>
        <w:t>Отзывы,</w:t>
      </w:r>
    </w:p>
    <w:p w:rsidR="009B1FEC" w:rsidRPr="00BC4B79" w:rsidRDefault="009B1FEC" w:rsidP="00766662">
      <w:pPr>
        <w:pStyle w:val="ae"/>
        <w:numPr>
          <w:ilvl w:val="0"/>
          <w:numId w:val="7"/>
        </w:numPr>
        <w:spacing w:after="0" w:line="360" w:lineRule="auto"/>
        <w:ind w:firstLine="567"/>
        <w:jc w:val="both"/>
        <w:rPr>
          <w:rFonts w:ascii="Times New Roman" w:hAnsi="Times New Roman" w:cs="Times New Roman"/>
          <w:sz w:val="24"/>
          <w:szCs w:val="24"/>
        </w:rPr>
      </w:pPr>
      <w:r w:rsidRPr="00BC4B79">
        <w:rPr>
          <w:rFonts w:ascii="Times New Roman" w:hAnsi="Times New Roman" w:cs="Times New Roman"/>
          <w:sz w:val="24"/>
          <w:szCs w:val="24"/>
        </w:rPr>
        <w:t>Ведение информации о клиентах,</w:t>
      </w:r>
    </w:p>
    <w:p w:rsidR="009B1FEC" w:rsidRPr="00BC4B79" w:rsidRDefault="009B1FEC" w:rsidP="00766662">
      <w:pPr>
        <w:pStyle w:val="ae"/>
        <w:numPr>
          <w:ilvl w:val="0"/>
          <w:numId w:val="7"/>
        </w:numPr>
        <w:spacing w:after="0" w:line="360" w:lineRule="auto"/>
        <w:ind w:firstLine="567"/>
        <w:jc w:val="both"/>
        <w:rPr>
          <w:rFonts w:ascii="Times New Roman" w:hAnsi="Times New Roman" w:cs="Times New Roman"/>
          <w:sz w:val="24"/>
          <w:szCs w:val="24"/>
        </w:rPr>
      </w:pPr>
      <w:r w:rsidRPr="00BC4B79">
        <w:rPr>
          <w:rFonts w:ascii="Times New Roman" w:hAnsi="Times New Roman" w:cs="Times New Roman"/>
          <w:sz w:val="24"/>
          <w:szCs w:val="24"/>
        </w:rPr>
        <w:t>Ведение информации об оборудовании,</w:t>
      </w:r>
    </w:p>
    <w:p w:rsidR="009B1FEC" w:rsidRPr="00BC4B79" w:rsidRDefault="009B1FEC" w:rsidP="00766662">
      <w:pPr>
        <w:pStyle w:val="ae"/>
        <w:numPr>
          <w:ilvl w:val="0"/>
          <w:numId w:val="7"/>
        </w:numPr>
        <w:spacing w:after="0" w:line="360" w:lineRule="auto"/>
        <w:ind w:firstLine="567"/>
        <w:jc w:val="both"/>
        <w:rPr>
          <w:rFonts w:ascii="Times New Roman" w:hAnsi="Times New Roman" w:cs="Times New Roman"/>
          <w:sz w:val="24"/>
          <w:szCs w:val="24"/>
        </w:rPr>
      </w:pPr>
      <w:r w:rsidRPr="00BC4B79">
        <w:rPr>
          <w:rFonts w:ascii="Times New Roman" w:hAnsi="Times New Roman" w:cs="Times New Roman"/>
          <w:sz w:val="24"/>
          <w:szCs w:val="24"/>
        </w:rPr>
        <w:lastRenderedPageBreak/>
        <w:t>Ведение информации о материалах,</w:t>
      </w:r>
    </w:p>
    <w:p w:rsidR="009B1FEC" w:rsidRPr="00BC4B79" w:rsidRDefault="009B1FEC" w:rsidP="00766662">
      <w:pPr>
        <w:pStyle w:val="ae"/>
        <w:numPr>
          <w:ilvl w:val="0"/>
          <w:numId w:val="7"/>
        </w:numPr>
        <w:spacing w:after="0" w:line="360" w:lineRule="auto"/>
        <w:ind w:firstLine="567"/>
        <w:jc w:val="both"/>
        <w:rPr>
          <w:rFonts w:ascii="Times New Roman" w:hAnsi="Times New Roman" w:cs="Times New Roman"/>
          <w:sz w:val="24"/>
          <w:szCs w:val="24"/>
        </w:rPr>
      </w:pPr>
      <w:r w:rsidRPr="00BC4B79">
        <w:rPr>
          <w:rFonts w:ascii="Times New Roman" w:hAnsi="Times New Roman" w:cs="Times New Roman"/>
          <w:sz w:val="24"/>
          <w:szCs w:val="24"/>
        </w:rPr>
        <w:t>Ведение информации об услугах,</w:t>
      </w:r>
    </w:p>
    <w:p w:rsidR="009B1FEC" w:rsidRPr="00BC4B79" w:rsidRDefault="009B1FEC" w:rsidP="00766662">
      <w:pPr>
        <w:pStyle w:val="ae"/>
        <w:numPr>
          <w:ilvl w:val="0"/>
          <w:numId w:val="7"/>
        </w:numPr>
        <w:spacing w:after="0" w:line="360" w:lineRule="auto"/>
        <w:ind w:firstLine="567"/>
        <w:jc w:val="both"/>
        <w:rPr>
          <w:rFonts w:ascii="Times New Roman" w:hAnsi="Times New Roman" w:cs="Times New Roman"/>
          <w:sz w:val="24"/>
          <w:szCs w:val="24"/>
        </w:rPr>
      </w:pPr>
      <w:r w:rsidRPr="00BC4B79">
        <w:rPr>
          <w:rFonts w:ascii="Times New Roman" w:hAnsi="Times New Roman" w:cs="Times New Roman"/>
          <w:sz w:val="24"/>
          <w:szCs w:val="24"/>
        </w:rPr>
        <w:t>Инвентаризация,</w:t>
      </w:r>
    </w:p>
    <w:p w:rsidR="009B1FEC" w:rsidRPr="00BC4B79" w:rsidRDefault="009B1FEC" w:rsidP="00766662">
      <w:pPr>
        <w:pStyle w:val="ae"/>
        <w:numPr>
          <w:ilvl w:val="0"/>
          <w:numId w:val="7"/>
        </w:num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Формирование скидок и др.</w:t>
      </w:r>
    </w:p>
    <w:p w:rsidR="009B1FEC" w:rsidRDefault="009B1FEC" w:rsidP="00766662">
      <w:pPr>
        <w:spacing w:line="360" w:lineRule="auto"/>
        <w:ind w:firstLine="567"/>
        <w:jc w:val="both"/>
        <w:rPr>
          <w:rStyle w:val="hps"/>
        </w:rPr>
      </w:pPr>
      <w:r>
        <w:t xml:space="preserve">Затем необходимо детализировать бизнес процессы в виде моделей. Для этого предназначен </w:t>
      </w:r>
      <w:r>
        <w:rPr>
          <w:rStyle w:val="hps"/>
        </w:rPr>
        <w:t>пакет</w:t>
      </w:r>
      <w:r>
        <w:t xml:space="preserve"> </w:t>
      </w:r>
      <w:r>
        <w:rPr>
          <w:lang w:val="en-US"/>
        </w:rPr>
        <w:t>Business</w:t>
      </w:r>
      <w:r w:rsidRPr="00632EBA">
        <w:t xml:space="preserve"> </w:t>
      </w:r>
      <w:r>
        <w:rPr>
          <w:lang w:val="en-US"/>
        </w:rPr>
        <w:t>Workflows</w:t>
      </w:r>
      <w:r>
        <w:t xml:space="preserve">, где бизнес процессы описываются на диаграмме </w:t>
      </w:r>
      <w:r>
        <w:rPr>
          <w:rStyle w:val="hps"/>
        </w:rPr>
        <w:t xml:space="preserve">Analysis. </w:t>
      </w:r>
      <w:r>
        <w:rPr>
          <w:rStyle w:val="hps"/>
          <w:lang w:val="en-US"/>
        </w:rPr>
        <w:t>Enterprise</w:t>
      </w:r>
      <w:r w:rsidRPr="002413C2">
        <w:rPr>
          <w:rStyle w:val="hps"/>
        </w:rPr>
        <w:t xml:space="preserve"> </w:t>
      </w:r>
      <w:r>
        <w:rPr>
          <w:rStyle w:val="hps"/>
          <w:lang w:val="en-US"/>
        </w:rPr>
        <w:t>Architect</w:t>
      </w:r>
      <w:r>
        <w:rPr>
          <w:rStyle w:val="hps"/>
        </w:rPr>
        <w:t xml:space="preserve"> предлагает для описания бизнес процессов модель </w:t>
      </w:r>
      <w:r w:rsidRPr="006F7F17">
        <w:rPr>
          <w:rStyle w:val="hps"/>
        </w:rPr>
        <w:t>Ericsson-Penker </w:t>
      </w:r>
      <w:r>
        <w:rPr>
          <w:rStyle w:val="hps"/>
        </w:rPr>
        <w:t>(рис. 10).</w:t>
      </w:r>
    </w:p>
    <w:p w:rsidR="009B1FEC" w:rsidRDefault="00FE75A9" w:rsidP="006F7F17">
      <w:pPr>
        <w:spacing w:line="360" w:lineRule="auto"/>
        <w:jc w:val="both"/>
      </w:pPr>
      <w:r>
        <w:rPr>
          <w:noProof/>
        </w:rPr>
        <w:drawing>
          <wp:inline distT="0" distB="0" distL="0" distR="0">
            <wp:extent cx="5876290" cy="4237990"/>
            <wp:effectExtent l="19050" t="0" r="0" b="0"/>
            <wp:docPr id="34" name="Рисунок 1" descr="http://www.sparxsystems.com/images/screenshots/platforms/business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www.sparxsystems.com/images/screenshots/platforms/businessprocess.png"/>
                    <pic:cNvPicPr>
                      <a:picLocks noChangeAspect="1" noChangeArrowheads="1"/>
                    </pic:cNvPicPr>
                  </pic:nvPicPr>
                  <pic:blipFill>
                    <a:blip r:embed="rId33"/>
                    <a:srcRect/>
                    <a:stretch>
                      <a:fillRect/>
                    </a:stretch>
                  </pic:blipFill>
                  <pic:spPr bwMode="auto">
                    <a:xfrm>
                      <a:off x="0" y="0"/>
                      <a:ext cx="5876290" cy="4237990"/>
                    </a:xfrm>
                    <a:prstGeom prst="rect">
                      <a:avLst/>
                    </a:prstGeom>
                    <a:noFill/>
                    <a:ln w="9525">
                      <a:noFill/>
                      <a:miter lim="800000"/>
                      <a:headEnd/>
                      <a:tailEnd/>
                    </a:ln>
                  </pic:spPr>
                </pic:pic>
              </a:graphicData>
            </a:graphic>
          </wp:inline>
        </w:drawing>
      </w:r>
    </w:p>
    <w:p w:rsidR="009B1FEC" w:rsidRDefault="009B1FEC" w:rsidP="006F7F17">
      <w:pPr>
        <w:spacing w:after="120" w:line="360" w:lineRule="auto"/>
        <w:jc w:val="center"/>
      </w:pPr>
      <w:r w:rsidRPr="009F5EE9">
        <w:rPr>
          <w:b/>
          <w:bCs/>
        </w:rPr>
        <w:t xml:space="preserve">Рис. </w:t>
      </w:r>
      <w:r>
        <w:rPr>
          <w:b/>
          <w:bCs/>
        </w:rPr>
        <w:t>10</w:t>
      </w:r>
      <w:r w:rsidRPr="009F5EE9">
        <w:rPr>
          <w:b/>
          <w:bCs/>
        </w:rPr>
        <w:t>.</w:t>
      </w:r>
      <w:r>
        <w:t xml:space="preserve"> Диаграмма модели бизнес процесса </w:t>
      </w:r>
      <w:r w:rsidRPr="006F7F17">
        <w:rPr>
          <w:rStyle w:val="hps"/>
        </w:rPr>
        <w:t>Ericsson-Penker</w:t>
      </w:r>
    </w:p>
    <w:p w:rsidR="009B1FEC" w:rsidRDefault="009B1FEC" w:rsidP="0007269B">
      <w:pPr>
        <w:spacing w:line="360" w:lineRule="auto"/>
        <w:ind w:firstLine="567"/>
        <w:jc w:val="both"/>
      </w:pPr>
      <w:r>
        <w:t>Элементы модели описаны в таблице (табл. 1).</w:t>
      </w:r>
    </w:p>
    <w:p w:rsidR="009B1FEC" w:rsidRDefault="009B1FEC" w:rsidP="006F7F17">
      <w:pPr>
        <w:spacing w:line="360" w:lineRule="auto"/>
        <w:ind w:firstLine="567"/>
        <w:jc w:val="center"/>
      </w:pPr>
      <w:r w:rsidRPr="006F7F17">
        <w:rPr>
          <w:b/>
          <w:bCs/>
        </w:rPr>
        <w:t>Таблица 1.</w:t>
      </w:r>
      <w:r>
        <w:t xml:space="preserve"> Элементы модели бизнес процесса </w:t>
      </w:r>
      <w:r w:rsidRPr="006F7F17">
        <w:rPr>
          <w:rStyle w:val="hps"/>
        </w:rPr>
        <w:t>Ericsson-Penker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5106"/>
        <w:gridCol w:w="4463"/>
      </w:tblGrid>
      <w:tr w:rsidR="009B1FEC" w:rsidRPr="006F7F17">
        <w:tc>
          <w:tcPr>
            <w:tcW w:w="4785" w:type="dxa"/>
          </w:tcPr>
          <w:p w:rsidR="009B1FEC" w:rsidRPr="00E269C1" w:rsidRDefault="009B1FEC" w:rsidP="00E269C1">
            <w:pPr>
              <w:spacing w:line="360" w:lineRule="auto"/>
              <w:jc w:val="center"/>
              <w:rPr>
                <w:b/>
                <w:bCs/>
              </w:rPr>
            </w:pPr>
            <w:r w:rsidRPr="00E269C1">
              <w:rPr>
                <w:b/>
                <w:bCs/>
              </w:rPr>
              <w:t>Графический символ элемента модели</w:t>
            </w:r>
          </w:p>
        </w:tc>
        <w:tc>
          <w:tcPr>
            <w:tcW w:w="4786" w:type="dxa"/>
          </w:tcPr>
          <w:p w:rsidR="009B1FEC" w:rsidRPr="00E269C1" w:rsidRDefault="009B1FEC" w:rsidP="00E269C1">
            <w:pPr>
              <w:spacing w:line="360" w:lineRule="auto"/>
              <w:jc w:val="center"/>
              <w:rPr>
                <w:b/>
                <w:bCs/>
              </w:rPr>
            </w:pPr>
            <w:r w:rsidRPr="00E269C1">
              <w:rPr>
                <w:b/>
                <w:bCs/>
              </w:rPr>
              <w:t>Описание</w:t>
            </w:r>
          </w:p>
        </w:tc>
      </w:tr>
      <w:tr w:rsidR="009B1FEC">
        <w:tc>
          <w:tcPr>
            <w:tcW w:w="4785" w:type="dxa"/>
          </w:tcPr>
          <w:p w:rsidR="009B1FEC" w:rsidRDefault="00FE75A9" w:rsidP="00E269C1">
            <w:pPr>
              <w:spacing w:line="360" w:lineRule="auto"/>
              <w:jc w:val="both"/>
            </w:pPr>
            <w:r>
              <w:rPr>
                <w:noProof/>
              </w:rPr>
              <w:drawing>
                <wp:inline distT="0" distB="0" distL="0" distR="0">
                  <wp:extent cx="3084830" cy="906145"/>
                  <wp:effectExtent l="19050" t="0" r="1270" b="0"/>
                  <wp:docPr id="35"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34"/>
                          <a:srcRect/>
                          <a:stretch>
                            <a:fillRect/>
                          </a:stretch>
                        </pic:blipFill>
                        <pic:spPr bwMode="auto">
                          <a:xfrm>
                            <a:off x="0" y="0"/>
                            <a:ext cx="3084830" cy="906145"/>
                          </a:xfrm>
                          <a:prstGeom prst="rect">
                            <a:avLst/>
                          </a:prstGeom>
                          <a:noFill/>
                          <a:ln w="9525">
                            <a:noFill/>
                            <a:miter lim="800000"/>
                            <a:headEnd/>
                            <a:tailEnd/>
                          </a:ln>
                        </pic:spPr>
                      </pic:pic>
                    </a:graphicData>
                  </a:graphic>
                </wp:inline>
              </w:drawing>
            </w:r>
          </w:p>
        </w:tc>
        <w:tc>
          <w:tcPr>
            <w:tcW w:w="4786" w:type="dxa"/>
          </w:tcPr>
          <w:p w:rsidR="009B1FEC" w:rsidRPr="00E269C1" w:rsidRDefault="009B1FEC" w:rsidP="00E269C1">
            <w:pPr>
              <w:spacing w:line="360" w:lineRule="auto"/>
              <w:jc w:val="both"/>
              <w:rPr>
                <w:lang w:val="en-US"/>
              </w:rPr>
            </w:pPr>
            <w:r w:rsidRPr="00E269C1">
              <w:rPr>
                <w:lang w:val="en-US"/>
              </w:rPr>
              <w:t xml:space="preserve">Process. </w:t>
            </w:r>
            <w:r>
              <w:t>Наименование бизнес процесса</w:t>
            </w:r>
            <w:r w:rsidRPr="00E269C1">
              <w:rPr>
                <w:lang w:val="en-US"/>
              </w:rPr>
              <w:t>.</w:t>
            </w:r>
          </w:p>
        </w:tc>
      </w:tr>
      <w:tr w:rsidR="009B1FEC">
        <w:tc>
          <w:tcPr>
            <w:tcW w:w="4785" w:type="dxa"/>
          </w:tcPr>
          <w:p w:rsidR="009B1FEC" w:rsidRDefault="00FE75A9" w:rsidP="00E269C1">
            <w:pPr>
              <w:spacing w:line="360" w:lineRule="auto"/>
              <w:jc w:val="both"/>
            </w:pPr>
            <w:r>
              <w:rPr>
                <w:noProof/>
              </w:rPr>
              <w:lastRenderedPageBreak/>
              <w:drawing>
                <wp:inline distT="0" distB="0" distL="0" distR="0">
                  <wp:extent cx="1033780" cy="731520"/>
                  <wp:effectExtent l="19050" t="0" r="0" b="0"/>
                  <wp:docPr id="36"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35"/>
                          <a:srcRect/>
                          <a:stretch>
                            <a:fillRect/>
                          </a:stretch>
                        </pic:blipFill>
                        <pic:spPr bwMode="auto">
                          <a:xfrm>
                            <a:off x="0" y="0"/>
                            <a:ext cx="1033780" cy="731520"/>
                          </a:xfrm>
                          <a:prstGeom prst="rect">
                            <a:avLst/>
                          </a:prstGeom>
                          <a:noFill/>
                          <a:ln w="9525">
                            <a:noFill/>
                            <a:miter lim="800000"/>
                            <a:headEnd/>
                            <a:tailEnd/>
                          </a:ln>
                        </pic:spPr>
                      </pic:pic>
                    </a:graphicData>
                  </a:graphic>
                </wp:inline>
              </w:drawing>
            </w:r>
          </w:p>
        </w:tc>
        <w:tc>
          <w:tcPr>
            <w:tcW w:w="4786" w:type="dxa"/>
          </w:tcPr>
          <w:p w:rsidR="009B1FEC" w:rsidRDefault="009B1FEC" w:rsidP="00E269C1">
            <w:pPr>
              <w:spacing w:line="360" w:lineRule="auto"/>
              <w:jc w:val="both"/>
            </w:pPr>
            <w:r w:rsidRPr="00E269C1">
              <w:rPr>
                <w:lang w:val="en-US"/>
              </w:rPr>
              <w:t>Receive</w:t>
            </w:r>
            <w:r w:rsidRPr="00473390">
              <w:t>.</w:t>
            </w:r>
            <w:r>
              <w:t xml:space="preserve"> Событие, инициирующее бизнес процесс.</w:t>
            </w:r>
          </w:p>
        </w:tc>
      </w:tr>
      <w:tr w:rsidR="009B1FEC">
        <w:tc>
          <w:tcPr>
            <w:tcW w:w="4785" w:type="dxa"/>
          </w:tcPr>
          <w:p w:rsidR="009B1FEC" w:rsidRDefault="00FE75A9" w:rsidP="00E269C1">
            <w:pPr>
              <w:spacing w:line="360" w:lineRule="auto"/>
              <w:jc w:val="both"/>
            </w:pPr>
            <w:r>
              <w:rPr>
                <w:noProof/>
              </w:rPr>
              <w:drawing>
                <wp:inline distT="0" distB="0" distL="0" distR="0">
                  <wp:extent cx="1049655" cy="652145"/>
                  <wp:effectExtent l="19050" t="0" r="0" b="0"/>
                  <wp:docPr id="3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36"/>
                          <a:srcRect/>
                          <a:stretch>
                            <a:fillRect/>
                          </a:stretch>
                        </pic:blipFill>
                        <pic:spPr bwMode="auto">
                          <a:xfrm>
                            <a:off x="0" y="0"/>
                            <a:ext cx="1049655" cy="652145"/>
                          </a:xfrm>
                          <a:prstGeom prst="rect">
                            <a:avLst/>
                          </a:prstGeom>
                          <a:noFill/>
                          <a:ln w="9525">
                            <a:noFill/>
                            <a:miter lim="800000"/>
                            <a:headEnd/>
                            <a:tailEnd/>
                          </a:ln>
                        </pic:spPr>
                      </pic:pic>
                    </a:graphicData>
                  </a:graphic>
                </wp:inline>
              </w:drawing>
            </w:r>
          </w:p>
        </w:tc>
        <w:tc>
          <w:tcPr>
            <w:tcW w:w="4786" w:type="dxa"/>
          </w:tcPr>
          <w:p w:rsidR="009B1FEC" w:rsidRDefault="009B1FEC" w:rsidP="00E269C1">
            <w:pPr>
              <w:spacing w:line="360" w:lineRule="auto"/>
              <w:jc w:val="both"/>
            </w:pPr>
            <w:r w:rsidRPr="00E269C1">
              <w:rPr>
                <w:lang w:val="en-US"/>
              </w:rPr>
              <w:t>Object</w:t>
            </w:r>
            <w:r w:rsidRPr="00473390">
              <w:t xml:space="preserve"> типа </w:t>
            </w:r>
            <w:r w:rsidRPr="00E269C1">
              <w:rPr>
                <w:lang w:val="en-US"/>
              </w:rPr>
              <w:t>Output</w:t>
            </w:r>
            <w:r w:rsidRPr="00473390">
              <w:t xml:space="preserve">. </w:t>
            </w:r>
            <w:r>
              <w:t>Информация, являющаяся результато</w:t>
            </w:r>
            <w:del w:id="6" w:author="User" w:date="2017-09-13T16:48:00Z">
              <w:r w:rsidDel="007745B8">
                <w:delText>в</w:delText>
              </w:r>
            </w:del>
            <w:ins w:id="7" w:author="User" w:date="2017-09-13T16:48:00Z">
              <w:r>
                <w:t>м</w:t>
              </w:r>
            </w:ins>
            <w:r>
              <w:t xml:space="preserve"> (выходом) бизнес процесса.</w:t>
            </w:r>
          </w:p>
        </w:tc>
      </w:tr>
      <w:tr w:rsidR="009B1FEC">
        <w:tc>
          <w:tcPr>
            <w:tcW w:w="4785" w:type="dxa"/>
          </w:tcPr>
          <w:p w:rsidR="009B1FEC" w:rsidRDefault="00FE75A9" w:rsidP="00E269C1">
            <w:pPr>
              <w:spacing w:line="360" w:lineRule="auto"/>
              <w:jc w:val="both"/>
              <w:rPr>
                <w:noProof/>
              </w:rPr>
            </w:pPr>
            <w:r>
              <w:rPr>
                <w:noProof/>
              </w:rPr>
              <w:drawing>
                <wp:inline distT="0" distB="0" distL="0" distR="0">
                  <wp:extent cx="1033780" cy="612140"/>
                  <wp:effectExtent l="19050" t="0" r="0" b="0"/>
                  <wp:docPr id="38"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37"/>
                          <a:srcRect/>
                          <a:stretch>
                            <a:fillRect/>
                          </a:stretch>
                        </pic:blipFill>
                        <pic:spPr bwMode="auto">
                          <a:xfrm>
                            <a:off x="0" y="0"/>
                            <a:ext cx="1033780" cy="612140"/>
                          </a:xfrm>
                          <a:prstGeom prst="rect">
                            <a:avLst/>
                          </a:prstGeom>
                          <a:noFill/>
                          <a:ln w="9525">
                            <a:noFill/>
                            <a:miter lim="800000"/>
                            <a:headEnd/>
                            <a:tailEnd/>
                          </a:ln>
                        </pic:spPr>
                      </pic:pic>
                    </a:graphicData>
                  </a:graphic>
                </wp:inline>
              </w:drawing>
            </w:r>
          </w:p>
        </w:tc>
        <w:tc>
          <w:tcPr>
            <w:tcW w:w="4786" w:type="dxa"/>
          </w:tcPr>
          <w:p w:rsidR="009B1FEC" w:rsidRDefault="009B1FEC" w:rsidP="00E269C1">
            <w:pPr>
              <w:spacing w:line="360" w:lineRule="auto"/>
              <w:jc w:val="both"/>
            </w:pPr>
            <w:r w:rsidRPr="00E269C1">
              <w:rPr>
                <w:lang w:val="en-US"/>
              </w:rPr>
              <w:t>Object</w:t>
            </w:r>
            <w:r w:rsidRPr="00473390">
              <w:t xml:space="preserve"> типа </w:t>
            </w:r>
            <w:r>
              <w:t>Goal</w:t>
            </w:r>
            <w:r w:rsidRPr="00473390">
              <w:t xml:space="preserve">. </w:t>
            </w:r>
            <w:r>
              <w:t>Цель бизнес процесса. Цель содержит описание выгод, которые принесет реализация бизнес процесса.</w:t>
            </w:r>
          </w:p>
        </w:tc>
      </w:tr>
      <w:tr w:rsidR="009B1FEC">
        <w:tc>
          <w:tcPr>
            <w:tcW w:w="4785" w:type="dxa"/>
          </w:tcPr>
          <w:p w:rsidR="009B1FEC" w:rsidRDefault="00FE75A9" w:rsidP="00E269C1">
            <w:pPr>
              <w:spacing w:line="360" w:lineRule="auto"/>
              <w:jc w:val="both"/>
              <w:rPr>
                <w:noProof/>
              </w:rPr>
            </w:pPr>
            <w:r>
              <w:rPr>
                <w:noProof/>
              </w:rPr>
              <w:drawing>
                <wp:inline distT="0" distB="0" distL="0" distR="0">
                  <wp:extent cx="1033780" cy="620395"/>
                  <wp:effectExtent l="19050" t="0" r="0" b="0"/>
                  <wp:docPr id="39"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38"/>
                          <a:srcRect/>
                          <a:stretch>
                            <a:fillRect/>
                          </a:stretch>
                        </pic:blipFill>
                        <pic:spPr bwMode="auto">
                          <a:xfrm>
                            <a:off x="0" y="0"/>
                            <a:ext cx="1033780" cy="620395"/>
                          </a:xfrm>
                          <a:prstGeom prst="rect">
                            <a:avLst/>
                          </a:prstGeom>
                          <a:noFill/>
                          <a:ln w="9525">
                            <a:noFill/>
                            <a:miter lim="800000"/>
                            <a:headEnd/>
                            <a:tailEnd/>
                          </a:ln>
                        </pic:spPr>
                      </pic:pic>
                    </a:graphicData>
                  </a:graphic>
                </wp:inline>
              </w:drawing>
            </w:r>
          </w:p>
        </w:tc>
        <w:tc>
          <w:tcPr>
            <w:tcW w:w="4786" w:type="dxa"/>
          </w:tcPr>
          <w:p w:rsidR="009B1FEC" w:rsidRDefault="009B1FEC" w:rsidP="00E269C1">
            <w:pPr>
              <w:spacing w:line="360" w:lineRule="auto"/>
              <w:jc w:val="both"/>
            </w:pPr>
            <w:r w:rsidRPr="00E269C1">
              <w:rPr>
                <w:lang w:val="en-US"/>
              </w:rPr>
              <w:t>Object</w:t>
            </w:r>
            <w:r w:rsidRPr="00473390">
              <w:t xml:space="preserve"> типа </w:t>
            </w:r>
            <w:r w:rsidRPr="00E269C1">
              <w:rPr>
                <w:lang w:val="en-US"/>
              </w:rPr>
              <w:t>Information</w:t>
            </w:r>
            <w:r w:rsidRPr="00473390">
              <w:t xml:space="preserve">. </w:t>
            </w:r>
            <w:r>
              <w:t>Информация, необходимая для реализации бизнес процесса.</w:t>
            </w:r>
          </w:p>
        </w:tc>
      </w:tr>
      <w:tr w:rsidR="009B1FEC">
        <w:tc>
          <w:tcPr>
            <w:tcW w:w="4785" w:type="dxa"/>
          </w:tcPr>
          <w:p w:rsidR="009B1FEC" w:rsidRDefault="00FE75A9" w:rsidP="00E269C1">
            <w:pPr>
              <w:spacing w:line="360" w:lineRule="auto"/>
              <w:jc w:val="both"/>
            </w:pPr>
            <w:r>
              <w:rPr>
                <w:noProof/>
              </w:rPr>
              <w:drawing>
                <wp:inline distT="0" distB="0" distL="0" distR="0">
                  <wp:extent cx="1033780" cy="620395"/>
                  <wp:effectExtent l="19050" t="0" r="0" b="0"/>
                  <wp:docPr id="40"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39"/>
                          <a:srcRect/>
                          <a:stretch>
                            <a:fillRect/>
                          </a:stretch>
                        </pic:blipFill>
                        <pic:spPr bwMode="auto">
                          <a:xfrm>
                            <a:off x="0" y="0"/>
                            <a:ext cx="1033780" cy="620395"/>
                          </a:xfrm>
                          <a:prstGeom prst="rect">
                            <a:avLst/>
                          </a:prstGeom>
                          <a:noFill/>
                          <a:ln w="9525">
                            <a:noFill/>
                            <a:miter lim="800000"/>
                            <a:headEnd/>
                            <a:tailEnd/>
                          </a:ln>
                        </pic:spPr>
                      </pic:pic>
                    </a:graphicData>
                  </a:graphic>
                </wp:inline>
              </w:drawing>
            </w:r>
          </w:p>
        </w:tc>
        <w:tc>
          <w:tcPr>
            <w:tcW w:w="4786" w:type="dxa"/>
          </w:tcPr>
          <w:p w:rsidR="009B1FEC" w:rsidRDefault="009B1FEC" w:rsidP="00E269C1">
            <w:pPr>
              <w:spacing w:line="360" w:lineRule="auto"/>
              <w:jc w:val="both"/>
            </w:pPr>
            <w:r w:rsidRPr="00E269C1">
              <w:rPr>
                <w:lang w:val="en-US"/>
              </w:rPr>
              <w:t>Object</w:t>
            </w:r>
            <w:r w:rsidRPr="00473390">
              <w:t xml:space="preserve"> типа </w:t>
            </w:r>
            <w:r w:rsidRPr="00E269C1">
              <w:rPr>
                <w:lang w:val="en-US"/>
              </w:rPr>
              <w:t>Resource</w:t>
            </w:r>
            <w:r w:rsidRPr="00473390">
              <w:t xml:space="preserve">. </w:t>
            </w:r>
            <w:r>
              <w:t>Ресурсы, необходимые для реализации бизнес процесса.</w:t>
            </w:r>
          </w:p>
        </w:tc>
      </w:tr>
      <w:tr w:rsidR="009B1FEC">
        <w:tc>
          <w:tcPr>
            <w:tcW w:w="4785" w:type="dxa"/>
          </w:tcPr>
          <w:p w:rsidR="009B1FEC" w:rsidRDefault="00FE75A9" w:rsidP="00E269C1">
            <w:pPr>
              <w:spacing w:line="360" w:lineRule="auto"/>
              <w:jc w:val="both"/>
              <w:rPr>
                <w:noProof/>
              </w:rPr>
            </w:pPr>
            <w:r>
              <w:rPr>
                <w:noProof/>
              </w:rPr>
              <w:drawing>
                <wp:inline distT="0" distB="0" distL="0" distR="0">
                  <wp:extent cx="970280" cy="254635"/>
                  <wp:effectExtent l="19050" t="0" r="1270" b="0"/>
                  <wp:docPr id="41"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40"/>
                          <a:srcRect/>
                          <a:stretch>
                            <a:fillRect/>
                          </a:stretch>
                        </pic:blipFill>
                        <pic:spPr bwMode="auto">
                          <a:xfrm>
                            <a:off x="0" y="0"/>
                            <a:ext cx="970280" cy="254635"/>
                          </a:xfrm>
                          <a:prstGeom prst="rect">
                            <a:avLst/>
                          </a:prstGeom>
                          <a:noFill/>
                          <a:ln w="9525">
                            <a:noFill/>
                            <a:miter lim="800000"/>
                            <a:headEnd/>
                            <a:tailEnd/>
                          </a:ln>
                        </pic:spPr>
                      </pic:pic>
                    </a:graphicData>
                  </a:graphic>
                </wp:inline>
              </w:drawing>
            </w:r>
          </w:p>
        </w:tc>
        <w:tc>
          <w:tcPr>
            <w:tcW w:w="4786" w:type="dxa"/>
          </w:tcPr>
          <w:p w:rsidR="009B1FEC" w:rsidRPr="00E269C1" w:rsidRDefault="009B1FEC" w:rsidP="00E269C1">
            <w:pPr>
              <w:spacing w:line="360" w:lineRule="auto"/>
              <w:jc w:val="both"/>
              <w:rPr>
                <w:lang w:val="en-US"/>
              </w:rPr>
            </w:pPr>
            <w:r w:rsidRPr="00E269C1">
              <w:rPr>
                <w:lang w:val="en-US"/>
              </w:rPr>
              <w:t>Отношение типа Associate</w:t>
            </w:r>
          </w:p>
        </w:tc>
      </w:tr>
    </w:tbl>
    <w:p w:rsidR="009B1FEC" w:rsidRPr="006F7F17" w:rsidRDefault="009B1FEC" w:rsidP="0007269B">
      <w:pPr>
        <w:spacing w:line="360" w:lineRule="auto"/>
        <w:ind w:firstLine="567"/>
        <w:jc w:val="both"/>
      </w:pPr>
    </w:p>
    <w:p w:rsidR="009B1FEC" w:rsidRDefault="009B1FEC" w:rsidP="0007269B">
      <w:pPr>
        <w:spacing w:line="360" w:lineRule="auto"/>
        <w:ind w:firstLine="567"/>
        <w:jc w:val="both"/>
      </w:pPr>
      <w:r>
        <w:t>Для примера приведем описание бизнес процесса «</w:t>
      </w:r>
      <w:r w:rsidRPr="00BC4B79">
        <w:t>Запись клиента на оказание услуг</w:t>
      </w:r>
      <w:r>
        <w:t>» (рис. 11), как результата проектирования.</w:t>
      </w:r>
    </w:p>
    <w:p w:rsidR="009B1FEC" w:rsidRDefault="00FE75A9" w:rsidP="00DA45F2">
      <w:pPr>
        <w:spacing w:line="360" w:lineRule="auto"/>
        <w:jc w:val="both"/>
      </w:pPr>
      <w:r>
        <w:rPr>
          <w:noProof/>
        </w:rPr>
        <w:drawing>
          <wp:inline distT="0" distB="0" distL="0" distR="0">
            <wp:extent cx="5931535" cy="3323590"/>
            <wp:effectExtent l="19050" t="0" r="0" b="0"/>
            <wp:docPr id="4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41"/>
                    <a:srcRect/>
                    <a:stretch>
                      <a:fillRect/>
                    </a:stretch>
                  </pic:blipFill>
                  <pic:spPr bwMode="auto">
                    <a:xfrm>
                      <a:off x="0" y="0"/>
                      <a:ext cx="5931535" cy="3323590"/>
                    </a:xfrm>
                    <a:prstGeom prst="rect">
                      <a:avLst/>
                    </a:prstGeom>
                    <a:noFill/>
                    <a:ln w="9525">
                      <a:noFill/>
                      <a:miter lim="800000"/>
                      <a:headEnd/>
                      <a:tailEnd/>
                    </a:ln>
                  </pic:spPr>
                </pic:pic>
              </a:graphicData>
            </a:graphic>
          </wp:inline>
        </w:drawing>
      </w:r>
    </w:p>
    <w:p w:rsidR="009B1FEC" w:rsidRPr="007745B8" w:rsidRDefault="009B1FEC" w:rsidP="00DA45F2">
      <w:pPr>
        <w:spacing w:after="120" w:line="360" w:lineRule="auto"/>
        <w:jc w:val="center"/>
      </w:pPr>
      <w:r w:rsidRPr="009F5EE9">
        <w:rPr>
          <w:b/>
          <w:bCs/>
        </w:rPr>
        <w:t xml:space="preserve">Рис. </w:t>
      </w:r>
      <w:r>
        <w:rPr>
          <w:b/>
          <w:bCs/>
        </w:rPr>
        <w:t>11</w:t>
      </w:r>
      <w:r w:rsidRPr="009F5EE9">
        <w:rPr>
          <w:b/>
          <w:bCs/>
        </w:rPr>
        <w:t>.</w:t>
      </w:r>
      <w:r>
        <w:t xml:space="preserve"> Диаграмма бизнес процесса </w:t>
      </w:r>
    </w:p>
    <w:p w:rsidR="009B1FEC" w:rsidRPr="009A0817" w:rsidRDefault="009B1FEC" w:rsidP="0007269B">
      <w:pPr>
        <w:spacing w:line="360" w:lineRule="auto"/>
        <w:ind w:firstLine="567"/>
        <w:jc w:val="both"/>
      </w:pPr>
      <w:r>
        <w:lastRenderedPageBreak/>
        <w:t>Методология построения моделей бизнес процессов изучается в курсе «Моделирование бизнес процессов».</w:t>
      </w:r>
    </w:p>
    <w:p w:rsidR="009B1FEC" w:rsidRDefault="009B1FEC" w:rsidP="00BC1B82">
      <w:pPr>
        <w:pStyle w:val="2"/>
        <w:numPr>
          <w:ilvl w:val="1"/>
          <w:numId w:val="15"/>
        </w:numPr>
      </w:pPr>
      <w:bookmarkStart w:id="8" w:name="_Toc493076453"/>
      <w:r w:rsidRPr="00D35051">
        <w:t>Requirements</w:t>
      </w:r>
      <w:r>
        <w:rPr>
          <w:lang w:val="en-US"/>
        </w:rPr>
        <w:t xml:space="preserve"> Model</w:t>
      </w:r>
      <w:bookmarkEnd w:id="8"/>
    </w:p>
    <w:p w:rsidR="009B1FEC" w:rsidRDefault="009B1FEC" w:rsidP="0007269B">
      <w:pPr>
        <w:spacing w:line="360" w:lineRule="auto"/>
        <w:ind w:firstLine="567"/>
        <w:jc w:val="both"/>
      </w:pPr>
      <w:r>
        <w:t xml:space="preserve">Пакет </w:t>
      </w:r>
      <w:r>
        <w:rPr>
          <w:lang w:val="en-US"/>
        </w:rPr>
        <w:t>Requirements</w:t>
      </w:r>
      <w:r>
        <w:t xml:space="preserve"> содержит:</w:t>
      </w:r>
    </w:p>
    <w:p w:rsidR="009B1FEC" w:rsidRPr="00B97872" w:rsidRDefault="009B1FEC" w:rsidP="00BC1B82">
      <w:pPr>
        <w:numPr>
          <w:ilvl w:val="0"/>
          <w:numId w:val="1"/>
        </w:numPr>
        <w:spacing w:line="360" w:lineRule="auto"/>
        <w:jc w:val="both"/>
      </w:pPr>
      <w:r>
        <w:t>Пакет</w:t>
      </w:r>
      <w:r w:rsidRPr="00B97872">
        <w:t xml:space="preserve"> </w:t>
      </w:r>
      <w:r w:rsidRPr="00B97872">
        <w:rPr>
          <w:lang w:val="en-US"/>
        </w:rPr>
        <w:t>Functional</w:t>
      </w:r>
      <w:r w:rsidRPr="00B97872">
        <w:t xml:space="preserve"> </w:t>
      </w:r>
      <w:r w:rsidRPr="00B97872">
        <w:rPr>
          <w:lang w:val="en-US"/>
        </w:rPr>
        <w:t>Requirements</w:t>
      </w:r>
      <w:r w:rsidRPr="00B97872">
        <w:t xml:space="preserve"> </w:t>
      </w:r>
      <w:r>
        <w:t>содержит функциональные требования проекта (рис. 12).</w:t>
      </w:r>
    </w:p>
    <w:p w:rsidR="009B1FEC" w:rsidRPr="00B97872" w:rsidRDefault="009B1FEC" w:rsidP="00BC1B82">
      <w:pPr>
        <w:numPr>
          <w:ilvl w:val="1"/>
          <w:numId w:val="1"/>
        </w:numPr>
        <w:spacing w:line="360" w:lineRule="auto"/>
        <w:jc w:val="both"/>
      </w:pPr>
      <w:r w:rsidRPr="00B97872">
        <w:rPr>
          <w:b/>
          <w:bCs/>
        </w:rPr>
        <w:t xml:space="preserve">Пакет Business Rules </w:t>
      </w:r>
      <w:r w:rsidRPr="00B97872">
        <w:t xml:space="preserve">представляет собой каталог явных бизнес-правил, которые необходимы для реализации в рамках текущего проекта. Бизнес-правила обычно выполняются во время выполнения программы и управления обработкой информации и транзакциями. </w:t>
      </w:r>
    </w:p>
    <w:p w:rsidR="009B1FEC" w:rsidRPr="00B97872" w:rsidRDefault="009B1FEC" w:rsidP="00BC1B82">
      <w:pPr>
        <w:numPr>
          <w:ilvl w:val="1"/>
          <w:numId w:val="1"/>
        </w:numPr>
        <w:spacing w:line="360" w:lineRule="auto"/>
        <w:jc w:val="both"/>
      </w:pPr>
      <w:r w:rsidRPr="00B97872">
        <w:rPr>
          <w:b/>
          <w:bCs/>
        </w:rPr>
        <w:t xml:space="preserve">Пакет </w:t>
      </w:r>
      <w:r w:rsidRPr="00B97872">
        <w:rPr>
          <w:b/>
          <w:bCs/>
          <w:lang w:val="en-US"/>
        </w:rPr>
        <w:t>Features</w:t>
      </w:r>
      <w:r w:rsidRPr="00B97872">
        <w:rPr>
          <w:b/>
          <w:bCs/>
        </w:rPr>
        <w:t xml:space="preserve"> </w:t>
      </w:r>
      <w:r w:rsidRPr="00B97872">
        <w:t xml:space="preserve">описывает дискретные кусочки функционального поведения, которые дают конкретный результат. </w:t>
      </w:r>
    </w:p>
    <w:p w:rsidR="009B1FEC" w:rsidRPr="00B97872" w:rsidRDefault="009B1FEC" w:rsidP="00BC1B82">
      <w:pPr>
        <w:numPr>
          <w:ilvl w:val="1"/>
          <w:numId w:val="1"/>
        </w:numPr>
        <w:spacing w:line="360" w:lineRule="auto"/>
        <w:jc w:val="both"/>
      </w:pPr>
      <w:r w:rsidRPr="00B97872">
        <w:rPr>
          <w:b/>
          <w:bCs/>
        </w:rPr>
        <w:t xml:space="preserve">Пакет </w:t>
      </w:r>
      <w:r>
        <w:rPr>
          <w:b/>
          <w:bCs/>
          <w:lang w:val="en-US"/>
        </w:rPr>
        <w:t>User</w:t>
      </w:r>
      <w:r w:rsidRPr="004C5EE2">
        <w:rPr>
          <w:b/>
          <w:bCs/>
        </w:rPr>
        <w:t xml:space="preserve"> </w:t>
      </w:r>
      <w:r>
        <w:rPr>
          <w:b/>
          <w:bCs/>
          <w:lang w:val="en-US"/>
        </w:rPr>
        <w:t>Interface</w:t>
      </w:r>
      <w:r w:rsidRPr="00B97872">
        <w:rPr>
          <w:b/>
          <w:bCs/>
        </w:rPr>
        <w:t xml:space="preserve"> </w:t>
      </w:r>
      <w:r w:rsidRPr="00B97872">
        <w:t xml:space="preserve">пользователя содержит описания видимых экранов и форм конечного пользователя высокого уровня, которые необходимы для поддержки предлагаемой системы. </w:t>
      </w:r>
    </w:p>
    <w:p w:rsidR="009B1FEC" w:rsidRPr="00B97872" w:rsidRDefault="009B1FEC" w:rsidP="00BC1B82">
      <w:pPr>
        <w:numPr>
          <w:ilvl w:val="0"/>
          <w:numId w:val="1"/>
        </w:numPr>
        <w:spacing w:line="360" w:lineRule="auto"/>
        <w:jc w:val="both"/>
      </w:pPr>
      <w:r>
        <w:t xml:space="preserve">Пакет </w:t>
      </w:r>
      <w:r w:rsidRPr="00B97872">
        <w:rPr>
          <w:lang w:val="en-US"/>
        </w:rPr>
        <w:t>Non</w:t>
      </w:r>
      <w:r w:rsidRPr="00B97872">
        <w:t>-</w:t>
      </w:r>
      <w:r w:rsidRPr="00B97872">
        <w:rPr>
          <w:lang w:val="en-US"/>
        </w:rPr>
        <w:t>Functional</w:t>
      </w:r>
      <w:r>
        <w:t xml:space="preserve"> Requirements</w:t>
      </w:r>
      <w:r w:rsidRPr="00B97872">
        <w:t xml:space="preserve"> </w:t>
      </w:r>
      <w:r>
        <w:t>содержит нефункциональные требования проекта (рис. 1</w:t>
      </w:r>
      <w:r w:rsidRPr="00B97872">
        <w:t>3</w:t>
      </w:r>
      <w:r>
        <w:t>), отвечающие за производительность, масштабируемость (расширяемость), безопасность, устойчивость</w:t>
      </w:r>
      <w:r w:rsidRPr="004C5EE2">
        <w:t xml:space="preserve"> и</w:t>
      </w:r>
      <w:r>
        <w:t xml:space="preserve"> транспортируемость (передача данных).</w:t>
      </w:r>
    </w:p>
    <w:p w:rsidR="009B1FEC" w:rsidRDefault="00FE75A9" w:rsidP="00B97872">
      <w:pPr>
        <w:spacing w:line="360" w:lineRule="auto"/>
        <w:jc w:val="center"/>
      </w:pPr>
      <w:r>
        <w:rPr>
          <w:noProof/>
        </w:rPr>
        <w:drawing>
          <wp:inline distT="0" distB="0" distL="0" distR="0">
            <wp:extent cx="2194560" cy="1359535"/>
            <wp:effectExtent l="19050" t="0" r="0" b="0"/>
            <wp:docPr id="4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42"/>
                    <a:srcRect/>
                    <a:stretch>
                      <a:fillRect/>
                    </a:stretch>
                  </pic:blipFill>
                  <pic:spPr bwMode="auto">
                    <a:xfrm>
                      <a:off x="0" y="0"/>
                      <a:ext cx="2194560" cy="1359535"/>
                    </a:xfrm>
                    <a:prstGeom prst="rect">
                      <a:avLst/>
                    </a:prstGeom>
                    <a:noFill/>
                    <a:ln w="9525">
                      <a:noFill/>
                      <a:miter lim="800000"/>
                      <a:headEnd/>
                      <a:tailEnd/>
                    </a:ln>
                  </pic:spPr>
                </pic:pic>
              </a:graphicData>
            </a:graphic>
          </wp:inline>
        </w:drawing>
      </w:r>
    </w:p>
    <w:p w:rsidR="009B1FEC" w:rsidRDefault="009B1FEC" w:rsidP="00B97872">
      <w:pPr>
        <w:spacing w:after="120" w:line="360" w:lineRule="auto"/>
        <w:jc w:val="center"/>
      </w:pPr>
      <w:r w:rsidRPr="009F5EE9">
        <w:rPr>
          <w:b/>
          <w:bCs/>
        </w:rPr>
        <w:t>Рис</w:t>
      </w:r>
      <w:r w:rsidRPr="00B97872">
        <w:rPr>
          <w:b/>
          <w:bCs/>
          <w:lang w:val="en-US"/>
        </w:rPr>
        <w:t>. 12.</w:t>
      </w:r>
      <w:r w:rsidRPr="00B97872">
        <w:rPr>
          <w:lang w:val="en-US"/>
        </w:rPr>
        <w:t xml:space="preserve"> </w:t>
      </w:r>
      <w:r>
        <w:t>Иерархия</w:t>
      </w:r>
      <w:r w:rsidRPr="00B97872">
        <w:rPr>
          <w:lang w:val="en-US"/>
        </w:rPr>
        <w:t xml:space="preserve"> </w:t>
      </w:r>
      <w:r>
        <w:t>пакета</w:t>
      </w:r>
      <w:r w:rsidRPr="00B97872">
        <w:rPr>
          <w:lang w:val="en-US"/>
        </w:rPr>
        <w:t xml:space="preserve">  Functional Requirements</w:t>
      </w:r>
    </w:p>
    <w:p w:rsidR="009B1FEC" w:rsidRDefault="00FE75A9" w:rsidP="00B97872">
      <w:pPr>
        <w:spacing w:after="120" w:line="360" w:lineRule="auto"/>
        <w:jc w:val="center"/>
      </w:pPr>
      <w:r>
        <w:rPr>
          <w:noProof/>
        </w:rPr>
        <w:drawing>
          <wp:inline distT="0" distB="0" distL="0" distR="0">
            <wp:extent cx="2456815" cy="1733550"/>
            <wp:effectExtent l="19050" t="0" r="635" b="0"/>
            <wp:docPr id="44"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43"/>
                    <a:srcRect/>
                    <a:stretch>
                      <a:fillRect/>
                    </a:stretch>
                  </pic:blipFill>
                  <pic:spPr bwMode="auto">
                    <a:xfrm>
                      <a:off x="0" y="0"/>
                      <a:ext cx="2456815" cy="1733550"/>
                    </a:xfrm>
                    <a:prstGeom prst="rect">
                      <a:avLst/>
                    </a:prstGeom>
                    <a:noFill/>
                    <a:ln w="9525">
                      <a:noFill/>
                      <a:miter lim="800000"/>
                      <a:headEnd/>
                      <a:tailEnd/>
                    </a:ln>
                  </pic:spPr>
                </pic:pic>
              </a:graphicData>
            </a:graphic>
          </wp:inline>
        </w:drawing>
      </w:r>
    </w:p>
    <w:p w:rsidR="009B1FEC" w:rsidRPr="00766662" w:rsidRDefault="009B1FEC" w:rsidP="00B97872">
      <w:pPr>
        <w:spacing w:after="120" w:line="360" w:lineRule="auto"/>
        <w:jc w:val="center"/>
        <w:rPr>
          <w:lang w:val="en-US"/>
        </w:rPr>
      </w:pPr>
      <w:r w:rsidRPr="009F5EE9">
        <w:rPr>
          <w:b/>
          <w:bCs/>
        </w:rPr>
        <w:t>Рис</w:t>
      </w:r>
      <w:r w:rsidR="001B253B" w:rsidRPr="00766662">
        <w:rPr>
          <w:b/>
          <w:bCs/>
          <w:lang w:val="en-US"/>
        </w:rPr>
        <w:t>. 13.</w:t>
      </w:r>
      <w:r w:rsidR="001B253B" w:rsidRPr="00766662">
        <w:rPr>
          <w:lang w:val="en-US"/>
        </w:rPr>
        <w:t xml:space="preserve"> </w:t>
      </w:r>
      <w:r>
        <w:t>Иерархия</w:t>
      </w:r>
      <w:r w:rsidR="001B253B" w:rsidRPr="00766662">
        <w:rPr>
          <w:lang w:val="en-US"/>
        </w:rPr>
        <w:t xml:space="preserve"> </w:t>
      </w:r>
      <w:r>
        <w:t>пакета</w:t>
      </w:r>
      <w:r w:rsidR="001B253B" w:rsidRPr="00766662">
        <w:rPr>
          <w:lang w:val="en-US"/>
        </w:rPr>
        <w:t xml:space="preserve">  </w:t>
      </w:r>
      <w:r>
        <w:rPr>
          <w:lang w:val="en-US"/>
        </w:rPr>
        <w:t>Non</w:t>
      </w:r>
      <w:r w:rsidR="001B253B" w:rsidRPr="00766662">
        <w:rPr>
          <w:lang w:val="en-US"/>
        </w:rPr>
        <w:t>-</w:t>
      </w:r>
      <w:r w:rsidRPr="00B97872">
        <w:rPr>
          <w:lang w:val="en-US"/>
        </w:rPr>
        <w:t>Functional</w:t>
      </w:r>
      <w:r w:rsidR="001B253B" w:rsidRPr="00766662">
        <w:rPr>
          <w:lang w:val="en-US"/>
        </w:rPr>
        <w:t xml:space="preserve"> </w:t>
      </w:r>
      <w:r w:rsidRPr="00B97872">
        <w:rPr>
          <w:lang w:val="en-US"/>
        </w:rPr>
        <w:t>Requirements</w:t>
      </w:r>
    </w:p>
    <w:p w:rsidR="009B1FEC" w:rsidRDefault="009B1FEC" w:rsidP="004C5EE2">
      <w:pPr>
        <w:spacing w:line="360" w:lineRule="auto"/>
        <w:ind w:firstLine="567"/>
        <w:jc w:val="both"/>
      </w:pPr>
      <w:r>
        <w:lastRenderedPageBreak/>
        <w:t xml:space="preserve">В рамках проекта предлагается осуществить проектирование пакетов </w:t>
      </w:r>
      <w:r w:rsidRPr="004C5EE2">
        <w:t>Business Rules</w:t>
      </w:r>
      <w:r>
        <w:rPr>
          <w:b/>
          <w:bCs/>
        </w:rPr>
        <w:t xml:space="preserve"> </w:t>
      </w:r>
      <w:r w:rsidRPr="004C5EE2">
        <w:t xml:space="preserve">и </w:t>
      </w:r>
      <w:r w:rsidRPr="004C5EE2">
        <w:rPr>
          <w:lang w:val="en-US"/>
        </w:rPr>
        <w:t>User</w:t>
      </w:r>
      <w:r w:rsidRPr="004C5EE2">
        <w:t xml:space="preserve"> </w:t>
      </w:r>
      <w:r w:rsidRPr="004C5EE2">
        <w:rPr>
          <w:lang w:val="en-US"/>
        </w:rPr>
        <w:t>Interface</w:t>
      </w:r>
      <w:r>
        <w:t xml:space="preserve">, где описываются диаграммы </w:t>
      </w:r>
      <w:r w:rsidRPr="00B97872">
        <w:rPr>
          <w:lang w:val="en-US"/>
        </w:rPr>
        <w:t>Requirements</w:t>
      </w:r>
      <w:r>
        <w:t xml:space="preserve"> и </w:t>
      </w:r>
      <w:r w:rsidRPr="004C5EE2">
        <w:rPr>
          <w:lang w:val="en-US"/>
        </w:rPr>
        <w:t>User</w:t>
      </w:r>
      <w:r w:rsidRPr="004C5EE2">
        <w:t xml:space="preserve"> </w:t>
      </w:r>
      <w:r w:rsidRPr="004C5EE2">
        <w:rPr>
          <w:lang w:val="en-US"/>
        </w:rPr>
        <w:t>Interface</w:t>
      </w:r>
      <w:r w:rsidRPr="004C5EE2">
        <w:t>.</w:t>
      </w:r>
      <w:r>
        <w:t xml:space="preserve"> Для построения диаграмм используется инструмент</w:t>
      </w:r>
      <w:r w:rsidRPr="00B2457F">
        <w:t xml:space="preserve">ы панели </w:t>
      </w:r>
      <w:r>
        <w:t xml:space="preserve">Custom и </w:t>
      </w:r>
      <w:r w:rsidRPr="004C5EE2">
        <w:rPr>
          <w:lang w:val="en-US"/>
        </w:rPr>
        <w:t>User</w:t>
      </w:r>
      <w:r w:rsidRPr="004C5EE2">
        <w:t xml:space="preserve"> </w:t>
      </w:r>
      <w:r w:rsidRPr="004C5EE2">
        <w:rPr>
          <w:lang w:val="en-US"/>
        </w:rPr>
        <w:t>Interface</w:t>
      </w:r>
      <w:r>
        <w:t xml:space="preserve">. Описание элементов диаграмм </w:t>
      </w:r>
      <w:r w:rsidRPr="00B97872">
        <w:rPr>
          <w:lang w:val="en-US"/>
        </w:rPr>
        <w:t>Requirements</w:t>
      </w:r>
      <w:r>
        <w:t xml:space="preserve"> представлены в таблице (табл.2), элементы </w:t>
      </w:r>
      <w:r w:rsidRPr="004C5EE2">
        <w:rPr>
          <w:lang w:val="en-US"/>
        </w:rPr>
        <w:t>User</w:t>
      </w:r>
      <w:r w:rsidRPr="004C5EE2">
        <w:t xml:space="preserve"> </w:t>
      </w:r>
      <w:r w:rsidRPr="004C5EE2">
        <w:rPr>
          <w:lang w:val="en-US"/>
        </w:rPr>
        <w:t>Interface</w:t>
      </w:r>
      <w:r>
        <w:t xml:space="preserve"> соответствуют элементам пользовательского интерфейса, используемых в современных информационных технологиях. </w:t>
      </w:r>
    </w:p>
    <w:p w:rsidR="009B1FEC" w:rsidRDefault="00FE75A9" w:rsidP="00B2457F">
      <w:pPr>
        <w:spacing w:line="360" w:lineRule="auto"/>
        <w:jc w:val="center"/>
      </w:pPr>
      <w:r>
        <w:rPr>
          <w:noProof/>
        </w:rPr>
        <w:drawing>
          <wp:inline distT="0" distB="0" distL="0" distR="0">
            <wp:extent cx="1288415" cy="2465070"/>
            <wp:effectExtent l="19050" t="0" r="6985" b="0"/>
            <wp:docPr id="4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44"/>
                    <a:srcRect/>
                    <a:stretch>
                      <a:fillRect/>
                    </a:stretch>
                  </pic:blipFill>
                  <pic:spPr bwMode="auto">
                    <a:xfrm>
                      <a:off x="0" y="0"/>
                      <a:ext cx="1288415" cy="2465070"/>
                    </a:xfrm>
                    <a:prstGeom prst="rect">
                      <a:avLst/>
                    </a:prstGeom>
                    <a:noFill/>
                    <a:ln w="9525">
                      <a:noFill/>
                      <a:miter lim="800000"/>
                      <a:headEnd/>
                      <a:tailEnd/>
                    </a:ln>
                  </pic:spPr>
                </pic:pic>
              </a:graphicData>
            </a:graphic>
          </wp:inline>
        </w:drawing>
      </w:r>
      <w:r w:rsidR="009B1FEC">
        <w:t xml:space="preserve"> </w:t>
      </w:r>
      <w:r>
        <w:rPr>
          <w:noProof/>
        </w:rPr>
        <w:drawing>
          <wp:inline distT="0" distB="0" distL="0" distR="0">
            <wp:extent cx="1336040" cy="4015105"/>
            <wp:effectExtent l="19050" t="0" r="0" b="0"/>
            <wp:docPr id="46"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8"/>
                    <pic:cNvPicPr>
                      <a:picLocks noChangeAspect="1" noChangeArrowheads="1"/>
                    </pic:cNvPicPr>
                  </pic:nvPicPr>
                  <pic:blipFill>
                    <a:blip r:embed="rId45"/>
                    <a:srcRect/>
                    <a:stretch>
                      <a:fillRect/>
                    </a:stretch>
                  </pic:blipFill>
                  <pic:spPr bwMode="auto">
                    <a:xfrm>
                      <a:off x="0" y="0"/>
                      <a:ext cx="1336040" cy="4015105"/>
                    </a:xfrm>
                    <a:prstGeom prst="rect">
                      <a:avLst/>
                    </a:prstGeom>
                    <a:noFill/>
                    <a:ln w="9525">
                      <a:noFill/>
                      <a:miter lim="800000"/>
                      <a:headEnd/>
                      <a:tailEnd/>
                    </a:ln>
                  </pic:spPr>
                </pic:pic>
              </a:graphicData>
            </a:graphic>
          </wp:inline>
        </w:drawing>
      </w:r>
    </w:p>
    <w:p w:rsidR="009B1FEC" w:rsidRPr="00B2457F" w:rsidRDefault="009B1FEC" w:rsidP="00B2457F">
      <w:pPr>
        <w:spacing w:after="120" w:line="360" w:lineRule="auto"/>
        <w:jc w:val="center"/>
      </w:pPr>
      <w:r w:rsidRPr="009F5EE9">
        <w:rPr>
          <w:b/>
          <w:bCs/>
        </w:rPr>
        <w:t>Рис</w:t>
      </w:r>
      <w:r w:rsidRPr="00B2457F">
        <w:rPr>
          <w:b/>
          <w:bCs/>
        </w:rPr>
        <w:t>. 1</w:t>
      </w:r>
      <w:r>
        <w:rPr>
          <w:b/>
          <w:bCs/>
        </w:rPr>
        <w:t>4</w:t>
      </w:r>
      <w:r w:rsidRPr="00B2457F">
        <w:rPr>
          <w:b/>
          <w:bCs/>
        </w:rPr>
        <w:t>.</w:t>
      </w:r>
      <w:r w:rsidRPr="00B2457F">
        <w:t xml:space="preserve"> </w:t>
      </w:r>
      <w:r>
        <w:t xml:space="preserve">Инструменты панели Custom и </w:t>
      </w:r>
      <w:r w:rsidRPr="004C5EE2">
        <w:rPr>
          <w:lang w:val="en-US"/>
        </w:rPr>
        <w:t>User</w:t>
      </w:r>
      <w:r w:rsidRPr="004C5EE2">
        <w:t xml:space="preserve"> </w:t>
      </w:r>
      <w:r w:rsidRPr="004C5EE2">
        <w:rPr>
          <w:lang w:val="en-US"/>
        </w:rPr>
        <w:t>Interface</w:t>
      </w:r>
    </w:p>
    <w:p w:rsidR="009B1FEC" w:rsidRDefault="009B1FEC" w:rsidP="004C5EE2">
      <w:pPr>
        <w:spacing w:line="360" w:lineRule="auto"/>
        <w:ind w:firstLine="567"/>
        <w:jc w:val="center"/>
      </w:pPr>
      <w:r w:rsidRPr="006F7F17">
        <w:rPr>
          <w:b/>
          <w:bCs/>
        </w:rPr>
        <w:t xml:space="preserve">Таблица </w:t>
      </w:r>
      <w:r>
        <w:rPr>
          <w:b/>
          <w:bCs/>
        </w:rPr>
        <w:t>2</w:t>
      </w:r>
      <w:r w:rsidRPr="006F7F17">
        <w:rPr>
          <w:b/>
          <w:bCs/>
        </w:rPr>
        <w:t>.</w:t>
      </w:r>
      <w:r>
        <w:t xml:space="preserve"> Элементы диаграммы </w:t>
      </w:r>
      <w:r w:rsidRPr="00B97872">
        <w:rPr>
          <w:lang w:val="en-US"/>
        </w:rPr>
        <w:t>Requirements</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784"/>
        <w:gridCol w:w="4785"/>
      </w:tblGrid>
      <w:tr w:rsidR="009B1FEC" w:rsidRPr="006F7F17">
        <w:tc>
          <w:tcPr>
            <w:tcW w:w="4785" w:type="dxa"/>
          </w:tcPr>
          <w:p w:rsidR="009B1FEC" w:rsidRPr="00E269C1" w:rsidRDefault="009B1FEC" w:rsidP="00E269C1">
            <w:pPr>
              <w:spacing w:line="360" w:lineRule="auto"/>
              <w:jc w:val="center"/>
              <w:rPr>
                <w:b/>
                <w:bCs/>
              </w:rPr>
            </w:pPr>
            <w:r w:rsidRPr="00E269C1">
              <w:rPr>
                <w:b/>
                <w:bCs/>
              </w:rPr>
              <w:t>Графический символ элемента модели</w:t>
            </w:r>
          </w:p>
        </w:tc>
        <w:tc>
          <w:tcPr>
            <w:tcW w:w="4786" w:type="dxa"/>
          </w:tcPr>
          <w:p w:rsidR="009B1FEC" w:rsidRPr="00E269C1" w:rsidRDefault="009B1FEC" w:rsidP="00E269C1">
            <w:pPr>
              <w:spacing w:line="360" w:lineRule="auto"/>
              <w:jc w:val="center"/>
              <w:rPr>
                <w:b/>
                <w:bCs/>
              </w:rPr>
            </w:pPr>
            <w:r w:rsidRPr="00E269C1">
              <w:rPr>
                <w:b/>
                <w:bCs/>
              </w:rPr>
              <w:t>Описание</w:t>
            </w:r>
          </w:p>
        </w:tc>
      </w:tr>
      <w:tr w:rsidR="009B1FEC">
        <w:tc>
          <w:tcPr>
            <w:tcW w:w="4785" w:type="dxa"/>
          </w:tcPr>
          <w:p w:rsidR="009B1FEC" w:rsidRDefault="00FE75A9" w:rsidP="00E269C1">
            <w:pPr>
              <w:spacing w:line="360" w:lineRule="auto"/>
              <w:jc w:val="center"/>
            </w:pPr>
            <w:r>
              <w:rPr>
                <w:noProof/>
              </w:rPr>
              <w:drawing>
                <wp:inline distT="0" distB="0" distL="0" distR="0">
                  <wp:extent cx="1494790" cy="620395"/>
                  <wp:effectExtent l="19050" t="0" r="0" b="0"/>
                  <wp:docPr id="47"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46"/>
                          <a:srcRect/>
                          <a:stretch>
                            <a:fillRect/>
                          </a:stretch>
                        </pic:blipFill>
                        <pic:spPr bwMode="auto">
                          <a:xfrm>
                            <a:off x="0" y="0"/>
                            <a:ext cx="1494790" cy="620395"/>
                          </a:xfrm>
                          <a:prstGeom prst="rect">
                            <a:avLst/>
                          </a:prstGeom>
                          <a:noFill/>
                          <a:ln w="9525">
                            <a:noFill/>
                            <a:miter lim="800000"/>
                            <a:headEnd/>
                            <a:tailEnd/>
                          </a:ln>
                        </pic:spPr>
                      </pic:pic>
                    </a:graphicData>
                  </a:graphic>
                </wp:inline>
              </w:drawing>
            </w:r>
          </w:p>
        </w:tc>
        <w:tc>
          <w:tcPr>
            <w:tcW w:w="4786" w:type="dxa"/>
          </w:tcPr>
          <w:p w:rsidR="009B1FEC" w:rsidRPr="00E269C1" w:rsidRDefault="009B1FEC" w:rsidP="00E269C1">
            <w:pPr>
              <w:spacing w:line="360" w:lineRule="auto"/>
              <w:jc w:val="both"/>
              <w:rPr>
                <w:lang w:val="en-US"/>
              </w:rPr>
            </w:pPr>
            <w:r w:rsidRPr="00E269C1">
              <w:rPr>
                <w:lang w:val="en-US"/>
              </w:rPr>
              <w:t xml:space="preserve">Requirement. </w:t>
            </w:r>
            <w:r>
              <w:t>Содержание требования</w:t>
            </w:r>
            <w:r w:rsidRPr="00E269C1">
              <w:rPr>
                <w:lang w:val="en-US"/>
              </w:rPr>
              <w:t>.</w:t>
            </w:r>
          </w:p>
        </w:tc>
      </w:tr>
      <w:tr w:rsidR="009B1FEC">
        <w:tc>
          <w:tcPr>
            <w:tcW w:w="4785" w:type="dxa"/>
          </w:tcPr>
          <w:p w:rsidR="00D74473" w:rsidRDefault="00D74473" w:rsidP="00E269C1">
            <w:pPr>
              <w:spacing w:line="360" w:lineRule="auto"/>
              <w:jc w:val="center"/>
              <w:rPr>
                <w:noProof/>
              </w:rPr>
            </w:pPr>
          </w:p>
          <w:p w:rsidR="00D74473" w:rsidRDefault="00FE75A9" w:rsidP="00E269C1">
            <w:pPr>
              <w:spacing w:line="360" w:lineRule="auto"/>
              <w:jc w:val="center"/>
              <w:rPr>
                <w:noProof/>
              </w:rPr>
            </w:pPr>
            <w:r>
              <w:rPr>
                <w:noProof/>
              </w:rPr>
              <w:drawing>
                <wp:inline distT="0" distB="0" distL="0" distR="0">
                  <wp:extent cx="1041400" cy="1503045"/>
                  <wp:effectExtent l="19050" t="0" r="0" b="0"/>
                  <wp:docPr id="48" name="Объект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Объект 1"/>
                          <pic:cNvPicPr>
                            <a:picLocks noChangeArrowheads="1"/>
                          </pic:cNvPicPr>
                        </pic:nvPicPr>
                        <pic:blipFill>
                          <a:blip r:embed="rId47"/>
                          <a:srcRect r="-1012" b="-2715"/>
                          <a:stretch>
                            <a:fillRect/>
                          </a:stretch>
                        </pic:blipFill>
                        <pic:spPr bwMode="auto">
                          <a:xfrm>
                            <a:off x="0" y="0"/>
                            <a:ext cx="1041400" cy="1503045"/>
                          </a:xfrm>
                          <a:prstGeom prst="rect">
                            <a:avLst/>
                          </a:prstGeom>
                          <a:noFill/>
                          <a:ln w="9525">
                            <a:noFill/>
                            <a:miter lim="800000"/>
                            <a:headEnd/>
                            <a:tailEnd/>
                          </a:ln>
                        </pic:spPr>
                      </pic:pic>
                    </a:graphicData>
                  </a:graphic>
                </wp:inline>
              </w:drawing>
            </w:r>
          </w:p>
        </w:tc>
        <w:tc>
          <w:tcPr>
            <w:tcW w:w="4786" w:type="dxa"/>
          </w:tcPr>
          <w:p w:rsidR="009B1FEC" w:rsidRDefault="009B1FEC" w:rsidP="00E269C1">
            <w:pPr>
              <w:spacing w:line="360" w:lineRule="auto"/>
              <w:jc w:val="both"/>
            </w:pPr>
            <w:r w:rsidRPr="00E269C1">
              <w:rPr>
                <w:lang w:val="en-US"/>
              </w:rPr>
              <w:t>Отношени</w:t>
            </w:r>
            <w:r>
              <w:t>я</w:t>
            </w:r>
            <w:r w:rsidRPr="00E269C1">
              <w:rPr>
                <w:lang w:val="en-US"/>
              </w:rPr>
              <w:t xml:space="preserve"> типа</w:t>
            </w:r>
            <w:r>
              <w:t>:</w:t>
            </w:r>
            <w:r w:rsidRPr="00E269C1">
              <w:rPr>
                <w:lang w:val="en-US"/>
              </w:rPr>
              <w:t xml:space="preserve"> </w:t>
            </w:r>
          </w:p>
          <w:p w:rsidR="009B1FEC" w:rsidRPr="00732C00" w:rsidRDefault="009B1FEC" w:rsidP="00E269C1">
            <w:pPr>
              <w:numPr>
                <w:ilvl w:val="0"/>
                <w:numId w:val="8"/>
              </w:numPr>
              <w:spacing w:line="360" w:lineRule="auto"/>
              <w:jc w:val="both"/>
            </w:pPr>
            <w:r w:rsidRPr="00732C00">
              <w:t>Ассоциация (</w:t>
            </w:r>
            <w:r w:rsidRPr="00E269C1">
              <w:rPr>
                <w:lang w:val="en-US"/>
              </w:rPr>
              <w:t>Associate</w:t>
            </w:r>
            <w:r w:rsidRPr="00732C00">
              <w:t>)</w:t>
            </w:r>
          </w:p>
          <w:p w:rsidR="009B1FEC" w:rsidRPr="00732C00" w:rsidRDefault="009B1FEC" w:rsidP="00E269C1">
            <w:pPr>
              <w:numPr>
                <w:ilvl w:val="0"/>
                <w:numId w:val="8"/>
              </w:numPr>
              <w:spacing w:line="360" w:lineRule="auto"/>
              <w:jc w:val="both"/>
            </w:pPr>
            <w:r w:rsidRPr="00732C00">
              <w:t>Агрегация</w:t>
            </w:r>
            <w:r w:rsidR="00766662">
              <w:t xml:space="preserve"> </w:t>
            </w:r>
            <w:r w:rsidR="001B253B" w:rsidRPr="001B253B">
              <w:t>(</w:t>
            </w:r>
            <w:r w:rsidRPr="00E269C1">
              <w:rPr>
                <w:lang w:val="en-US"/>
              </w:rPr>
              <w:t>Aggregate</w:t>
            </w:r>
            <w:r w:rsidR="001B253B" w:rsidRPr="001B253B">
              <w:t>)</w:t>
            </w:r>
            <w:r w:rsidRPr="00732C00">
              <w:t xml:space="preserve"> </w:t>
            </w:r>
          </w:p>
          <w:p w:rsidR="009B1FEC" w:rsidRPr="00732C00" w:rsidRDefault="009B1FEC" w:rsidP="00E269C1">
            <w:pPr>
              <w:numPr>
                <w:ilvl w:val="0"/>
                <w:numId w:val="8"/>
              </w:numPr>
              <w:spacing w:line="360" w:lineRule="auto"/>
              <w:jc w:val="both"/>
            </w:pPr>
            <w:r w:rsidRPr="00732C00">
              <w:t>Обобщение (наследование)</w:t>
            </w:r>
            <w:r w:rsidRPr="00E269C1">
              <w:rPr>
                <w:lang w:val="en-US"/>
              </w:rPr>
              <w:t xml:space="preserve"> (Generalize)</w:t>
            </w:r>
            <w:r w:rsidRPr="00732C00">
              <w:t xml:space="preserve"> </w:t>
            </w:r>
          </w:p>
          <w:p w:rsidR="009B1FEC" w:rsidRPr="00732C00" w:rsidRDefault="009B1FEC" w:rsidP="00E269C1">
            <w:pPr>
              <w:numPr>
                <w:ilvl w:val="0"/>
                <w:numId w:val="8"/>
              </w:numPr>
              <w:spacing w:line="360" w:lineRule="auto"/>
              <w:jc w:val="both"/>
            </w:pPr>
            <w:r w:rsidRPr="00732C00">
              <w:t>Реализация</w:t>
            </w:r>
            <w:r w:rsidRPr="00E269C1">
              <w:rPr>
                <w:lang w:val="en-US"/>
              </w:rPr>
              <w:t xml:space="preserve"> (Realize)</w:t>
            </w:r>
            <w:r w:rsidRPr="00732C00">
              <w:t xml:space="preserve"> </w:t>
            </w:r>
          </w:p>
          <w:p w:rsidR="009B1FEC" w:rsidRPr="00D74473" w:rsidRDefault="009B1FEC" w:rsidP="00E269C1">
            <w:pPr>
              <w:numPr>
                <w:ilvl w:val="0"/>
                <w:numId w:val="8"/>
              </w:numPr>
              <w:spacing w:line="360" w:lineRule="auto"/>
              <w:jc w:val="both"/>
            </w:pPr>
            <w:r w:rsidRPr="00732C00">
              <w:t>Зависимость</w:t>
            </w:r>
            <w:r w:rsidRPr="00E269C1">
              <w:rPr>
                <w:lang w:val="en-US"/>
              </w:rPr>
              <w:t xml:space="preserve"> (Dependency)</w:t>
            </w:r>
            <w:r w:rsidRPr="00732C00">
              <w:t xml:space="preserve"> </w:t>
            </w:r>
          </w:p>
        </w:tc>
      </w:tr>
    </w:tbl>
    <w:p w:rsidR="009B1FEC" w:rsidRDefault="009B1FEC" w:rsidP="004C5EE2">
      <w:pPr>
        <w:spacing w:line="360" w:lineRule="auto"/>
        <w:ind w:firstLine="567"/>
        <w:jc w:val="both"/>
      </w:pPr>
    </w:p>
    <w:p w:rsidR="009B1FEC" w:rsidRDefault="009B1FEC" w:rsidP="008855EB">
      <w:pPr>
        <w:spacing w:line="360" w:lineRule="auto"/>
        <w:ind w:firstLine="567"/>
        <w:jc w:val="both"/>
      </w:pPr>
      <w:r>
        <w:t>Для примера приведем описание требований (рис. 15) и пользовательский интерфейс (рис. 16) проекта для бизнес процесса «</w:t>
      </w:r>
      <w:r w:rsidRPr="00BC4B79">
        <w:t>Запись клиента на оказание услуг</w:t>
      </w:r>
      <w:r>
        <w:t>», как результата проектирования.</w:t>
      </w:r>
    </w:p>
    <w:p w:rsidR="009B1FEC" w:rsidRDefault="009B1FEC" w:rsidP="008855EB">
      <w:pPr>
        <w:spacing w:line="360" w:lineRule="auto"/>
        <w:ind w:firstLine="567"/>
        <w:jc w:val="both"/>
      </w:pPr>
      <w:r>
        <w:t xml:space="preserve">При проектировании интерфейса пользователя необходимо руководствоваться основными принципами эстетичности (однотипность элементов, выравнивание элементов, однотипность размеров элементов) и дружественности интерфейса (отсутствие перегруженности форм, подписи элементов, пользовательские подсказки и др.). </w:t>
      </w:r>
    </w:p>
    <w:p w:rsidR="009B1FEC" w:rsidRDefault="009B1FEC" w:rsidP="008855EB">
      <w:pPr>
        <w:spacing w:line="360" w:lineRule="auto"/>
        <w:ind w:firstLine="567"/>
        <w:jc w:val="both"/>
      </w:pPr>
      <w:r>
        <w:t>Формирование требований и пользовательского интерфейса осуществляется итеративно при активном взаимодействии с заказчиком. При обсуждении с заказчиком созданного интерфейса могут быть выявлены новые требования к проекту, которые необходимо отразить в модели.</w:t>
      </w:r>
    </w:p>
    <w:p w:rsidR="009B1FEC" w:rsidRDefault="00FE75A9" w:rsidP="007B566C">
      <w:pPr>
        <w:spacing w:line="360" w:lineRule="auto"/>
        <w:jc w:val="center"/>
        <w:rPr>
          <w:b/>
          <w:bCs/>
        </w:rPr>
      </w:pPr>
      <w:r>
        <w:rPr>
          <w:b/>
          <w:bCs/>
          <w:noProof/>
        </w:rPr>
        <w:drawing>
          <wp:inline distT="0" distB="0" distL="0" distR="0">
            <wp:extent cx="5908040" cy="4794885"/>
            <wp:effectExtent l="19050" t="0" r="0" b="0"/>
            <wp:docPr id="4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9"/>
                    <pic:cNvPicPr>
                      <a:picLocks noChangeAspect="1" noChangeArrowheads="1"/>
                    </pic:cNvPicPr>
                  </pic:nvPicPr>
                  <pic:blipFill>
                    <a:blip r:embed="rId48"/>
                    <a:srcRect/>
                    <a:stretch>
                      <a:fillRect/>
                    </a:stretch>
                  </pic:blipFill>
                  <pic:spPr bwMode="auto">
                    <a:xfrm>
                      <a:off x="0" y="0"/>
                      <a:ext cx="5908040" cy="4794885"/>
                    </a:xfrm>
                    <a:prstGeom prst="rect">
                      <a:avLst/>
                    </a:prstGeom>
                    <a:noFill/>
                    <a:ln w="9525">
                      <a:noFill/>
                      <a:miter lim="800000"/>
                      <a:headEnd/>
                      <a:tailEnd/>
                    </a:ln>
                  </pic:spPr>
                </pic:pic>
              </a:graphicData>
            </a:graphic>
          </wp:inline>
        </w:drawing>
      </w:r>
    </w:p>
    <w:p w:rsidR="009B1FEC" w:rsidRPr="00B2457F" w:rsidRDefault="009B1FEC" w:rsidP="007B566C">
      <w:pPr>
        <w:spacing w:after="120" w:line="360" w:lineRule="auto"/>
        <w:jc w:val="center"/>
      </w:pPr>
      <w:r w:rsidRPr="009F5EE9">
        <w:rPr>
          <w:b/>
          <w:bCs/>
        </w:rPr>
        <w:t>Рис</w:t>
      </w:r>
      <w:r w:rsidRPr="00B2457F">
        <w:rPr>
          <w:b/>
          <w:bCs/>
        </w:rPr>
        <w:t>. 1</w:t>
      </w:r>
      <w:r>
        <w:rPr>
          <w:b/>
          <w:bCs/>
        </w:rPr>
        <w:t>5</w:t>
      </w:r>
      <w:r w:rsidRPr="00B2457F">
        <w:rPr>
          <w:b/>
          <w:bCs/>
        </w:rPr>
        <w:t>.</w:t>
      </w:r>
      <w:r w:rsidRPr="00B2457F">
        <w:t xml:space="preserve"> </w:t>
      </w:r>
      <w:r>
        <w:t xml:space="preserve">Модель </w:t>
      </w:r>
      <w:r w:rsidRPr="00B97872">
        <w:rPr>
          <w:lang w:val="en-US"/>
        </w:rPr>
        <w:t>Requirements</w:t>
      </w:r>
    </w:p>
    <w:p w:rsidR="009B1FEC" w:rsidRDefault="009B1FEC" w:rsidP="00990756">
      <w:pPr>
        <w:spacing w:line="360" w:lineRule="auto"/>
        <w:ind w:firstLine="567"/>
        <w:jc w:val="center"/>
        <w:rPr>
          <w:b/>
          <w:bCs/>
        </w:rPr>
      </w:pPr>
    </w:p>
    <w:p w:rsidR="009B1FEC" w:rsidRDefault="00FE75A9" w:rsidP="00990756">
      <w:pPr>
        <w:spacing w:line="360" w:lineRule="auto"/>
        <w:ind w:firstLine="567"/>
        <w:jc w:val="center"/>
        <w:rPr>
          <w:b/>
          <w:bCs/>
        </w:rPr>
      </w:pPr>
      <w:r>
        <w:rPr>
          <w:b/>
          <w:bCs/>
          <w:noProof/>
        </w:rPr>
        <w:lastRenderedPageBreak/>
        <w:drawing>
          <wp:inline distT="0" distB="0" distL="0" distR="0">
            <wp:extent cx="3713480" cy="4413250"/>
            <wp:effectExtent l="19050" t="0" r="1270" b="0"/>
            <wp:docPr id="5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0"/>
                    <pic:cNvPicPr>
                      <a:picLocks noChangeAspect="1" noChangeArrowheads="1"/>
                    </pic:cNvPicPr>
                  </pic:nvPicPr>
                  <pic:blipFill>
                    <a:blip r:embed="rId49"/>
                    <a:srcRect/>
                    <a:stretch>
                      <a:fillRect/>
                    </a:stretch>
                  </pic:blipFill>
                  <pic:spPr bwMode="auto">
                    <a:xfrm>
                      <a:off x="0" y="0"/>
                      <a:ext cx="3713480" cy="4413250"/>
                    </a:xfrm>
                    <a:prstGeom prst="rect">
                      <a:avLst/>
                    </a:prstGeom>
                    <a:noFill/>
                    <a:ln w="9525">
                      <a:noFill/>
                      <a:miter lim="800000"/>
                      <a:headEnd/>
                      <a:tailEnd/>
                    </a:ln>
                  </pic:spPr>
                </pic:pic>
              </a:graphicData>
            </a:graphic>
          </wp:inline>
        </w:drawing>
      </w:r>
    </w:p>
    <w:p w:rsidR="009B1FEC" w:rsidRPr="00B2457F" w:rsidRDefault="009B1FEC" w:rsidP="007B566C">
      <w:pPr>
        <w:spacing w:after="120" w:line="360" w:lineRule="auto"/>
        <w:jc w:val="center"/>
      </w:pPr>
      <w:r w:rsidRPr="009F5EE9">
        <w:rPr>
          <w:b/>
          <w:bCs/>
        </w:rPr>
        <w:t>Рис</w:t>
      </w:r>
      <w:r w:rsidRPr="00B2457F">
        <w:rPr>
          <w:b/>
          <w:bCs/>
        </w:rPr>
        <w:t>. 1</w:t>
      </w:r>
      <w:r>
        <w:rPr>
          <w:b/>
          <w:bCs/>
        </w:rPr>
        <w:t>6</w:t>
      </w:r>
      <w:r w:rsidRPr="00B2457F">
        <w:rPr>
          <w:b/>
          <w:bCs/>
        </w:rPr>
        <w:t>.</w:t>
      </w:r>
      <w:r w:rsidRPr="00B2457F">
        <w:t xml:space="preserve"> </w:t>
      </w:r>
      <w:r>
        <w:t xml:space="preserve">Модель </w:t>
      </w:r>
      <w:r w:rsidRPr="004C5EE2">
        <w:rPr>
          <w:lang w:val="en-US"/>
        </w:rPr>
        <w:t>User</w:t>
      </w:r>
      <w:r w:rsidRPr="004C5EE2">
        <w:t xml:space="preserve"> </w:t>
      </w:r>
      <w:r w:rsidRPr="004C5EE2">
        <w:rPr>
          <w:lang w:val="en-US"/>
        </w:rPr>
        <w:t>Interface</w:t>
      </w:r>
    </w:p>
    <w:p w:rsidR="009B1FEC" w:rsidRPr="008855EB" w:rsidRDefault="009B1FEC" w:rsidP="00BC1B82">
      <w:pPr>
        <w:pStyle w:val="2"/>
        <w:numPr>
          <w:ilvl w:val="1"/>
          <w:numId w:val="15"/>
        </w:numPr>
        <w:rPr>
          <w:lang w:val="en-US"/>
        </w:rPr>
      </w:pPr>
      <w:bookmarkStart w:id="9" w:name="_Toc493076454"/>
      <w:r w:rsidRPr="00D35051">
        <w:t>Use</w:t>
      </w:r>
      <w:r w:rsidRPr="008855EB">
        <w:rPr>
          <w:lang w:val="en-US"/>
        </w:rPr>
        <w:t xml:space="preserve"> </w:t>
      </w:r>
      <w:r>
        <w:rPr>
          <w:lang w:val="en-US"/>
        </w:rPr>
        <w:t>Case Model</w:t>
      </w:r>
      <w:bookmarkEnd w:id="9"/>
    </w:p>
    <w:p w:rsidR="009B1FEC" w:rsidRPr="00F56FB8" w:rsidRDefault="009B1FEC" w:rsidP="0007269B">
      <w:pPr>
        <w:spacing w:line="360" w:lineRule="auto"/>
        <w:ind w:firstLine="567"/>
        <w:jc w:val="both"/>
      </w:pPr>
      <w:r>
        <w:t xml:space="preserve">После завершения этапа формирования требований разработчик начинает описывать функции системы, для чего предназначена диаграмма  </w:t>
      </w:r>
      <w:r>
        <w:rPr>
          <w:lang w:val="en-US"/>
        </w:rPr>
        <w:t>Use</w:t>
      </w:r>
      <w:r w:rsidRPr="00F56FB8">
        <w:t xml:space="preserve"> </w:t>
      </w:r>
      <w:r>
        <w:rPr>
          <w:lang w:val="en-US"/>
        </w:rPr>
        <w:t>Case</w:t>
      </w:r>
      <w:r>
        <w:t>.</w:t>
      </w:r>
    </w:p>
    <w:p w:rsidR="009B1FEC" w:rsidRPr="00BC65CC" w:rsidRDefault="009B1FEC" w:rsidP="0007269B">
      <w:pPr>
        <w:spacing w:line="360" w:lineRule="auto"/>
        <w:ind w:firstLine="567"/>
        <w:jc w:val="both"/>
        <w:rPr>
          <w:lang w:val="en-US"/>
        </w:rPr>
      </w:pPr>
      <w:r>
        <w:t>Пакет</w:t>
      </w:r>
      <w:r w:rsidRPr="00BC65CC">
        <w:rPr>
          <w:lang w:val="en-US"/>
        </w:rPr>
        <w:t xml:space="preserve"> </w:t>
      </w:r>
      <w:r>
        <w:rPr>
          <w:lang w:val="en-US"/>
        </w:rPr>
        <w:t>Use</w:t>
      </w:r>
      <w:r w:rsidRPr="00BC65CC">
        <w:rPr>
          <w:lang w:val="en-US"/>
        </w:rPr>
        <w:t xml:space="preserve"> </w:t>
      </w:r>
      <w:r>
        <w:rPr>
          <w:lang w:val="en-US"/>
        </w:rPr>
        <w:t>Case</w:t>
      </w:r>
      <w:r w:rsidRPr="00BC65CC">
        <w:rPr>
          <w:lang w:val="en-US"/>
        </w:rPr>
        <w:t xml:space="preserve"> </w:t>
      </w:r>
      <w:r>
        <w:rPr>
          <w:lang w:val="en-US"/>
        </w:rPr>
        <w:t>Model</w:t>
      </w:r>
      <w:r w:rsidRPr="00BC65CC">
        <w:rPr>
          <w:lang w:val="en-US"/>
        </w:rPr>
        <w:t xml:space="preserve"> </w:t>
      </w:r>
      <w:r>
        <w:t>содержит</w:t>
      </w:r>
      <w:r w:rsidRPr="00BC65CC">
        <w:rPr>
          <w:lang w:val="en-US"/>
        </w:rPr>
        <w:t xml:space="preserve">: </w:t>
      </w:r>
    </w:p>
    <w:p w:rsidR="009B1FEC" w:rsidRDefault="009B1FEC" w:rsidP="00BC1B82">
      <w:pPr>
        <w:numPr>
          <w:ilvl w:val="0"/>
          <w:numId w:val="1"/>
        </w:numPr>
        <w:spacing w:line="360" w:lineRule="auto"/>
        <w:jc w:val="both"/>
      </w:pPr>
      <w:r>
        <w:t>Диаграмму</w:t>
      </w:r>
      <w:r w:rsidRPr="00B37C05">
        <w:t xml:space="preserve"> </w:t>
      </w:r>
      <w:r w:rsidR="00FE75A9">
        <w:rPr>
          <w:noProof/>
        </w:rPr>
        <w:drawing>
          <wp:inline distT="0" distB="0" distL="0" distR="0">
            <wp:extent cx="198755" cy="182880"/>
            <wp:effectExtent l="19050" t="0" r="0" b="0"/>
            <wp:docPr id="51"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50"/>
                    <a:srcRect/>
                    <a:stretch>
                      <a:fillRect/>
                    </a:stretch>
                  </pic:blipFill>
                  <pic:spPr bwMode="auto">
                    <a:xfrm>
                      <a:off x="0" y="0"/>
                      <a:ext cx="198755" cy="182880"/>
                    </a:xfrm>
                    <a:prstGeom prst="rect">
                      <a:avLst/>
                    </a:prstGeom>
                    <a:noFill/>
                    <a:ln w="9525">
                      <a:noFill/>
                      <a:miter lim="800000"/>
                      <a:headEnd/>
                      <a:tailEnd/>
                    </a:ln>
                  </pic:spPr>
                </pic:pic>
              </a:graphicData>
            </a:graphic>
          </wp:inline>
        </w:drawing>
      </w:r>
      <w:r w:rsidRPr="00B37C05">
        <w:t xml:space="preserve"> </w:t>
      </w:r>
      <w:r>
        <w:rPr>
          <w:lang w:val="en-US"/>
        </w:rPr>
        <w:t>Use</w:t>
      </w:r>
      <w:r w:rsidRPr="007C01A5">
        <w:t xml:space="preserve"> </w:t>
      </w:r>
      <w:r>
        <w:rPr>
          <w:lang w:val="en-US"/>
        </w:rPr>
        <w:t>Case</w:t>
      </w:r>
      <w:r w:rsidRPr="007C01A5">
        <w:t xml:space="preserve"> </w:t>
      </w:r>
      <w:r>
        <w:rPr>
          <w:lang w:val="en-US"/>
        </w:rPr>
        <w:t>Model</w:t>
      </w:r>
      <w:r>
        <w:t xml:space="preserve"> для краткого описания содержания основных пакетов диаграмм </w:t>
      </w:r>
      <w:r>
        <w:rPr>
          <w:lang w:val="en-US"/>
        </w:rPr>
        <w:t>Actors</w:t>
      </w:r>
      <w:r>
        <w:t xml:space="preserve"> и </w:t>
      </w:r>
      <w:r>
        <w:rPr>
          <w:lang w:val="en-US"/>
        </w:rPr>
        <w:t>Primary</w:t>
      </w:r>
      <w:r w:rsidRPr="002E3966">
        <w:t xml:space="preserve"> </w:t>
      </w:r>
      <w:r>
        <w:rPr>
          <w:lang w:val="en-US"/>
        </w:rPr>
        <w:t>Use</w:t>
      </w:r>
      <w:r w:rsidRPr="007C01A5">
        <w:t xml:space="preserve"> </w:t>
      </w:r>
      <w:r>
        <w:rPr>
          <w:lang w:val="en-US"/>
        </w:rPr>
        <w:t>Cases</w:t>
      </w:r>
      <w:r>
        <w:t xml:space="preserve"> (рис. 17), где представлены эти пакеты с содержанием по умолчанию, описание возможностей диаграммы (рис. 18),  комментарии к пакетам, ссылки на справочную информацию (рис. 19).</w:t>
      </w:r>
    </w:p>
    <w:p w:rsidR="009B1FEC" w:rsidRDefault="009B1FEC" w:rsidP="00BC1B82">
      <w:pPr>
        <w:numPr>
          <w:ilvl w:val="0"/>
          <w:numId w:val="1"/>
        </w:numPr>
        <w:spacing w:line="360" w:lineRule="auto"/>
        <w:jc w:val="both"/>
      </w:pPr>
      <w:r>
        <w:t xml:space="preserve">Пакет </w:t>
      </w:r>
      <w:r>
        <w:rPr>
          <w:lang w:val="en-US"/>
        </w:rPr>
        <w:t>Actors</w:t>
      </w:r>
      <w:r>
        <w:t xml:space="preserve"> для хранения пакета диаграмм, описывающих актеров. По умолчанию создается </w:t>
      </w:r>
      <w:r>
        <w:rPr>
          <w:lang w:val="en-US"/>
        </w:rPr>
        <w:t>Actor</w:t>
      </w:r>
      <w:r w:rsidRPr="000528C3">
        <w:t xml:space="preserve"> </w:t>
      </w:r>
      <w:r>
        <w:rPr>
          <w:lang w:val="en-US"/>
        </w:rPr>
        <w:t>User</w:t>
      </w:r>
      <w:r w:rsidRPr="000528C3">
        <w:t>.</w:t>
      </w:r>
      <w:r>
        <w:t xml:space="preserve"> </w:t>
      </w:r>
      <w:r>
        <w:rPr>
          <w:lang w:val="en-US"/>
        </w:rPr>
        <w:t>Actors</w:t>
      </w:r>
      <w:r>
        <w:t xml:space="preserve"> обозначаются символом </w:t>
      </w:r>
      <w:r w:rsidR="00FE75A9">
        <w:rPr>
          <w:noProof/>
        </w:rPr>
        <w:drawing>
          <wp:inline distT="0" distB="0" distL="0" distR="0">
            <wp:extent cx="182880" cy="182880"/>
            <wp:effectExtent l="19050" t="0" r="762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srcRect/>
                    <a:stretch>
                      <a:fillRect/>
                    </a:stretch>
                  </pic:blipFill>
                  <pic:spPr bwMode="auto">
                    <a:xfrm>
                      <a:off x="0" y="0"/>
                      <a:ext cx="182880" cy="182880"/>
                    </a:xfrm>
                    <a:prstGeom prst="rect">
                      <a:avLst/>
                    </a:prstGeom>
                    <a:noFill/>
                    <a:ln w="9525">
                      <a:noFill/>
                      <a:miter lim="800000"/>
                      <a:headEnd/>
                      <a:tailEnd/>
                    </a:ln>
                  </pic:spPr>
                </pic:pic>
              </a:graphicData>
            </a:graphic>
          </wp:inline>
        </w:drawing>
      </w:r>
      <w:r>
        <w:t>.</w:t>
      </w:r>
    </w:p>
    <w:p w:rsidR="009B1FEC" w:rsidRPr="000528C3" w:rsidRDefault="009B1FEC" w:rsidP="00BC1B82">
      <w:pPr>
        <w:numPr>
          <w:ilvl w:val="0"/>
          <w:numId w:val="1"/>
        </w:numPr>
        <w:spacing w:line="360" w:lineRule="auto"/>
        <w:jc w:val="both"/>
        <w:rPr>
          <w:lang w:val="en-US"/>
        </w:rPr>
      </w:pPr>
      <w:r>
        <w:t xml:space="preserve">Пакет </w:t>
      </w:r>
      <w:r>
        <w:rPr>
          <w:lang w:val="en-US"/>
        </w:rPr>
        <w:t>Primary</w:t>
      </w:r>
      <w:r w:rsidRPr="002E3966">
        <w:t xml:space="preserve"> </w:t>
      </w:r>
      <w:r>
        <w:rPr>
          <w:lang w:val="en-US"/>
        </w:rPr>
        <w:t>Use</w:t>
      </w:r>
      <w:r w:rsidRPr="007C01A5">
        <w:t xml:space="preserve"> </w:t>
      </w:r>
      <w:r>
        <w:rPr>
          <w:lang w:val="en-US"/>
        </w:rPr>
        <w:t>Cases</w:t>
      </w:r>
      <w:r w:rsidRPr="002E3966">
        <w:t xml:space="preserve"> </w:t>
      </w:r>
      <w:r>
        <w:t xml:space="preserve">для хранения пакета диаграмм, описывающих основные </w:t>
      </w:r>
      <w:r>
        <w:rPr>
          <w:lang w:val="en-US"/>
        </w:rPr>
        <w:t>Use</w:t>
      </w:r>
      <w:r w:rsidRPr="007C01A5">
        <w:t xml:space="preserve"> </w:t>
      </w:r>
      <w:r>
        <w:rPr>
          <w:lang w:val="en-US"/>
        </w:rPr>
        <w:t>Case</w:t>
      </w:r>
      <w:r>
        <w:t>.</w:t>
      </w:r>
      <w:r w:rsidRPr="000528C3">
        <w:t xml:space="preserve"> </w:t>
      </w:r>
      <w:r>
        <w:t>По</w:t>
      </w:r>
      <w:r w:rsidRPr="000528C3">
        <w:rPr>
          <w:lang w:val="en-US"/>
        </w:rPr>
        <w:t xml:space="preserve"> </w:t>
      </w:r>
      <w:r>
        <w:t>умолчанию</w:t>
      </w:r>
      <w:r w:rsidRPr="000528C3">
        <w:rPr>
          <w:lang w:val="en-US"/>
        </w:rPr>
        <w:t xml:space="preserve"> </w:t>
      </w:r>
      <w:r>
        <w:t>создаются</w:t>
      </w:r>
      <w:r w:rsidRPr="000528C3">
        <w:rPr>
          <w:lang w:val="en-US"/>
        </w:rPr>
        <w:t xml:space="preserve"> </w:t>
      </w:r>
      <w:r>
        <w:rPr>
          <w:lang w:val="en-US"/>
        </w:rPr>
        <w:t>Use</w:t>
      </w:r>
      <w:r w:rsidRPr="000528C3">
        <w:rPr>
          <w:lang w:val="en-US"/>
        </w:rPr>
        <w:t xml:space="preserve"> </w:t>
      </w:r>
      <w:r>
        <w:rPr>
          <w:lang w:val="en-US"/>
        </w:rPr>
        <w:t>Cases</w:t>
      </w:r>
      <w:r w:rsidRPr="000528C3">
        <w:rPr>
          <w:lang w:val="en-US"/>
        </w:rPr>
        <w:t xml:space="preserve">: </w:t>
      </w:r>
      <w:r>
        <w:rPr>
          <w:lang w:val="en-US"/>
        </w:rPr>
        <w:t>Use</w:t>
      </w:r>
      <w:r w:rsidRPr="000528C3">
        <w:rPr>
          <w:lang w:val="en-US"/>
        </w:rPr>
        <w:t xml:space="preserve"> </w:t>
      </w:r>
      <w:r>
        <w:rPr>
          <w:lang w:val="en-US"/>
        </w:rPr>
        <w:t>Case</w:t>
      </w:r>
      <w:r w:rsidRPr="000528C3">
        <w:rPr>
          <w:lang w:val="en-US"/>
        </w:rPr>
        <w:t xml:space="preserve">1 </w:t>
      </w:r>
      <w:r>
        <w:t>и</w:t>
      </w:r>
      <w:r w:rsidRPr="000528C3">
        <w:rPr>
          <w:lang w:val="en-US"/>
        </w:rPr>
        <w:t xml:space="preserve"> </w:t>
      </w:r>
      <w:r>
        <w:rPr>
          <w:lang w:val="en-US"/>
        </w:rPr>
        <w:t>Use</w:t>
      </w:r>
      <w:r w:rsidRPr="000528C3">
        <w:rPr>
          <w:lang w:val="en-US"/>
        </w:rPr>
        <w:t xml:space="preserve"> </w:t>
      </w:r>
      <w:r>
        <w:rPr>
          <w:lang w:val="en-US"/>
        </w:rPr>
        <w:t>Case</w:t>
      </w:r>
      <w:r w:rsidRPr="000528C3">
        <w:rPr>
          <w:lang w:val="en-US"/>
        </w:rPr>
        <w:t xml:space="preserve">2. </w:t>
      </w:r>
      <w:r>
        <w:rPr>
          <w:lang w:val="en-US"/>
        </w:rPr>
        <w:t>Use</w:t>
      </w:r>
      <w:r w:rsidRPr="000528C3">
        <w:rPr>
          <w:lang w:val="en-US"/>
        </w:rPr>
        <w:t xml:space="preserve"> </w:t>
      </w:r>
      <w:r>
        <w:rPr>
          <w:lang w:val="en-US"/>
        </w:rPr>
        <w:t>Cases</w:t>
      </w:r>
      <w:r>
        <w:t xml:space="preserve"> обозначаются символом </w:t>
      </w:r>
      <w:r w:rsidR="00FE75A9">
        <w:rPr>
          <w:noProof/>
        </w:rPr>
        <w:drawing>
          <wp:inline distT="0" distB="0" distL="0" distR="0">
            <wp:extent cx="222885" cy="151130"/>
            <wp:effectExtent l="19050" t="0" r="5715" b="0"/>
            <wp:docPr id="53"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52"/>
                    <a:srcRect/>
                    <a:stretch>
                      <a:fillRect/>
                    </a:stretch>
                  </pic:blipFill>
                  <pic:spPr bwMode="auto">
                    <a:xfrm>
                      <a:off x="0" y="0"/>
                      <a:ext cx="222885" cy="151130"/>
                    </a:xfrm>
                    <a:prstGeom prst="rect">
                      <a:avLst/>
                    </a:prstGeom>
                    <a:noFill/>
                    <a:ln w="9525">
                      <a:noFill/>
                      <a:miter lim="800000"/>
                      <a:headEnd/>
                      <a:tailEnd/>
                    </a:ln>
                  </pic:spPr>
                </pic:pic>
              </a:graphicData>
            </a:graphic>
          </wp:inline>
        </w:drawing>
      </w:r>
      <w:r>
        <w:t>.</w:t>
      </w:r>
    </w:p>
    <w:p w:rsidR="009B1FEC" w:rsidRDefault="00FE75A9" w:rsidP="0007269B">
      <w:pPr>
        <w:spacing w:before="120" w:line="360" w:lineRule="auto"/>
      </w:pPr>
      <w:r>
        <w:rPr>
          <w:noProof/>
        </w:rPr>
        <w:lastRenderedPageBreak/>
        <w:drawing>
          <wp:inline distT="0" distB="0" distL="0" distR="0">
            <wp:extent cx="5852160" cy="4237990"/>
            <wp:effectExtent l="19050" t="0" r="0" b="0"/>
            <wp:docPr id="54"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53"/>
                    <a:srcRect/>
                    <a:stretch>
                      <a:fillRect/>
                    </a:stretch>
                  </pic:blipFill>
                  <pic:spPr bwMode="auto">
                    <a:xfrm>
                      <a:off x="0" y="0"/>
                      <a:ext cx="5852160" cy="4237990"/>
                    </a:xfrm>
                    <a:prstGeom prst="rect">
                      <a:avLst/>
                    </a:prstGeom>
                    <a:noFill/>
                    <a:ln w="9525">
                      <a:noFill/>
                      <a:miter lim="800000"/>
                      <a:headEnd/>
                      <a:tailEnd/>
                    </a:ln>
                  </pic:spPr>
                </pic:pic>
              </a:graphicData>
            </a:graphic>
          </wp:inline>
        </w:drawing>
      </w:r>
    </w:p>
    <w:p w:rsidR="009B1FEC" w:rsidRDefault="009B1FEC" w:rsidP="0007269B">
      <w:pPr>
        <w:spacing w:after="120" w:line="360" w:lineRule="auto"/>
        <w:jc w:val="center"/>
      </w:pPr>
      <w:r w:rsidRPr="00FD3BC1">
        <w:rPr>
          <w:b/>
          <w:bCs/>
        </w:rPr>
        <w:t xml:space="preserve">Рис. </w:t>
      </w:r>
      <w:r>
        <w:rPr>
          <w:b/>
          <w:bCs/>
        </w:rPr>
        <w:t>17</w:t>
      </w:r>
      <w:r w:rsidRPr="00FD3BC1">
        <w:rPr>
          <w:b/>
          <w:bCs/>
        </w:rPr>
        <w:t>.</w:t>
      </w:r>
      <w:r>
        <w:t xml:space="preserve"> Окно проекта, отображающее диаграмму</w:t>
      </w:r>
      <w:r w:rsidRPr="00B37C05">
        <w:t xml:space="preserve"> </w:t>
      </w:r>
      <w:r w:rsidR="00FE75A9">
        <w:rPr>
          <w:noProof/>
        </w:rPr>
        <w:drawing>
          <wp:inline distT="0" distB="0" distL="0" distR="0">
            <wp:extent cx="198755" cy="182880"/>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a:srcRect/>
                    <a:stretch>
                      <a:fillRect/>
                    </a:stretch>
                  </pic:blipFill>
                  <pic:spPr bwMode="auto">
                    <a:xfrm>
                      <a:off x="0" y="0"/>
                      <a:ext cx="198755" cy="182880"/>
                    </a:xfrm>
                    <a:prstGeom prst="rect">
                      <a:avLst/>
                    </a:prstGeom>
                    <a:noFill/>
                    <a:ln w="9525">
                      <a:noFill/>
                      <a:miter lim="800000"/>
                      <a:headEnd/>
                      <a:tailEnd/>
                    </a:ln>
                  </pic:spPr>
                </pic:pic>
              </a:graphicData>
            </a:graphic>
          </wp:inline>
        </w:drawing>
      </w:r>
      <w:r w:rsidRPr="00B37C05">
        <w:t xml:space="preserve"> </w:t>
      </w:r>
      <w:r>
        <w:rPr>
          <w:lang w:val="en-US"/>
        </w:rPr>
        <w:t>Use</w:t>
      </w:r>
      <w:r w:rsidRPr="007C01A5">
        <w:t xml:space="preserve"> </w:t>
      </w:r>
      <w:r>
        <w:rPr>
          <w:lang w:val="en-US"/>
        </w:rPr>
        <w:t>Case</w:t>
      </w:r>
      <w:r w:rsidRPr="007C01A5">
        <w:t xml:space="preserve"> </w:t>
      </w:r>
      <w:r>
        <w:rPr>
          <w:lang w:val="en-US"/>
        </w:rPr>
        <w:t>Model</w:t>
      </w:r>
    </w:p>
    <w:p w:rsidR="009B1FEC" w:rsidRPr="00FD3BC1" w:rsidRDefault="009B1FEC" w:rsidP="0007269B">
      <w:pPr>
        <w:spacing w:line="360" w:lineRule="auto"/>
      </w:pPr>
    </w:p>
    <w:p w:rsidR="009B1FEC" w:rsidRDefault="00FE75A9" w:rsidP="0007269B">
      <w:pPr>
        <w:spacing w:before="120" w:line="360" w:lineRule="auto"/>
        <w:jc w:val="center"/>
      </w:pPr>
      <w:r>
        <w:rPr>
          <w:noProof/>
        </w:rPr>
        <w:drawing>
          <wp:inline distT="0" distB="0" distL="0" distR="0">
            <wp:extent cx="2035810" cy="1757045"/>
            <wp:effectExtent l="19050" t="0" r="2540" b="0"/>
            <wp:docPr id="56"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54"/>
                    <a:srcRect/>
                    <a:stretch>
                      <a:fillRect/>
                    </a:stretch>
                  </pic:blipFill>
                  <pic:spPr bwMode="auto">
                    <a:xfrm>
                      <a:off x="0" y="0"/>
                      <a:ext cx="2035810" cy="1757045"/>
                    </a:xfrm>
                    <a:prstGeom prst="rect">
                      <a:avLst/>
                    </a:prstGeom>
                    <a:noFill/>
                    <a:ln w="9525">
                      <a:noFill/>
                      <a:miter lim="800000"/>
                      <a:headEnd/>
                      <a:tailEnd/>
                    </a:ln>
                  </pic:spPr>
                </pic:pic>
              </a:graphicData>
            </a:graphic>
          </wp:inline>
        </w:drawing>
      </w:r>
    </w:p>
    <w:p w:rsidR="009B1FEC" w:rsidRDefault="009B1FEC" w:rsidP="0007269B">
      <w:pPr>
        <w:spacing w:line="360" w:lineRule="auto"/>
        <w:jc w:val="center"/>
      </w:pPr>
      <w:r w:rsidRPr="009F5EE9">
        <w:rPr>
          <w:b/>
          <w:bCs/>
        </w:rPr>
        <w:t xml:space="preserve">Рис. </w:t>
      </w:r>
      <w:r>
        <w:rPr>
          <w:b/>
          <w:bCs/>
        </w:rPr>
        <w:t>18</w:t>
      </w:r>
      <w:r w:rsidRPr="009F5EE9">
        <w:rPr>
          <w:b/>
          <w:bCs/>
        </w:rPr>
        <w:t>.</w:t>
      </w:r>
      <w:r>
        <w:t xml:space="preserve"> Вид описания возможностей диаграммы</w:t>
      </w:r>
      <w:r w:rsidR="00FE75A9">
        <w:rPr>
          <w:noProof/>
        </w:rPr>
        <w:drawing>
          <wp:inline distT="0" distB="0" distL="0" distR="0">
            <wp:extent cx="198755" cy="182880"/>
            <wp:effectExtent l="19050" t="0" r="0" b="0"/>
            <wp:docPr id="57"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50"/>
                    <a:srcRect/>
                    <a:stretch>
                      <a:fillRect/>
                    </a:stretch>
                  </pic:blipFill>
                  <pic:spPr bwMode="auto">
                    <a:xfrm>
                      <a:off x="0" y="0"/>
                      <a:ext cx="198755" cy="182880"/>
                    </a:xfrm>
                    <a:prstGeom prst="rect">
                      <a:avLst/>
                    </a:prstGeom>
                    <a:noFill/>
                    <a:ln w="9525">
                      <a:noFill/>
                      <a:miter lim="800000"/>
                      <a:headEnd/>
                      <a:tailEnd/>
                    </a:ln>
                  </pic:spPr>
                </pic:pic>
              </a:graphicData>
            </a:graphic>
          </wp:inline>
        </w:drawing>
      </w:r>
      <w:r w:rsidRPr="00B37C05">
        <w:t xml:space="preserve"> </w:t>
      </w:r>
      <w:r>
        <w:rPr>
          <w:lang w:val="en-US"/>
        </w:rPr>
        <w:t>Use</w:t>
      </w:r>
      <w:r w:rsidRPr="007C01A5">
        <w:t xml:space="preserve"> </w:t>
      </w:r>
      <w:r>
        <w:rPr>
          <w:lang w:val="en-US"/>
        </w:rPr>
        <w:t>Case</w:t>
      </w:r>
      <w:r w:rsidRPr="007C01A5">
        <w:t xml:space="preserve"> </w:t>
      </w:r>
      <w:r>
        <w:rPr>
          <w:lang w:val="en-US"/>
        </w:rPr>
        <w:t>Model</w:t>
      </w:r>
    </w:p>
    <w:p w:rsidR="009B1FEC" w:rsidRDefault="009B1FEC" w:rsidP="0007269B">
      <w:pPr>
        <w:spacing w:line="360" w:lineRule="auto"/>
        <w:jc w:val="center"/>
      </w:pPr>
    </w:p>
    <w:p w:rsidR="009B1FEC" w:rsidRDefault="00FE75A9" w:rsidP="0007269B">
      <w:pPr>
        <w:spacing w:line="360" w:lineRule="auto"/>
        <w:jc w:val="center"/>
      </w:pPr>
      <w:r>
        <w:rPr>
          <w:noProof/>
        </w:rPr>
        <w:drawing>
          <wp:inline distT="0" distB="0" distL="0" distR="0">
            <wp:extent cx="1916430" cy="986155"/>
            <wp:effectExtent l="19050" t="0" r="762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a:srcRect/>
                    <a:stretch>
                      <a:fillRect/>
                    </a:stretch>
                  </pic:blipFill>
                  <pic:spPr bwMode="auto">
                    <a:xfrm>
                      <a:off x="0" y="0"/>
                      <a:ext cx="1916430" cy="986155"/>
                    </a:xfrm>
                    <a:prstGeom prst="rect">
                      <a:avLst/>
                    </a:prstGeom>
                    <a:noFill/>
                    <a:ln w="9525">
                      <a:noFill/>
                      <a:miter lim="800000"/>
                      <a:headEnd/>
                      <a:tailEnd/>
                    </a:ln>
                  </pic:spPr>
                </pic:pic>
              </a:graphicData>
            </a:graphic>
          </wp:inline>
        </w:drawing>
      </w:r>
    </w:p>
    <w:p w:rsidR="009B1FEC" w:rsidRDefault="009B1FEC" w:rsidP="0007269B">
      <w:pPr>
        <w:spacing w:after="120" w:line="360" w:lineRule="auto"/>
        <w:jc w:val="center"/>
      </w:pPr>
      <w:r w:rsidRPr="009F5EE9">
        <w:rPr>
          <w:b/>
          <w:bCs/>
        </w:rPr>
        <w:t xml:space="preserve">Рис. </w:t>
      </w:r>
      <w:r>
        <w:rPr>
          <w:b/>
          <w:bCs/>
        </w:rPr>
        <w:t>19</w:t>
      </w:r>
      <w:r w:rsidRPr="009F5EE9">
        <w:rPr>
          <w:b/>
          <w:bCs/>
        </w:rPr>
        <w:t>.</w:t>
      </w:r>
      <w:r>
        <w:t xml:space="preserve"> Ссылки на справочную информацию по диаграмме</w:t>
      </w:r>
      <w:r w:rsidRPr="00AB59F9">
        <w:t xml:space="preserve"> </w:t>
      </w:r>
      <w:r w:rsidR="00FE75A9">
        <w:rPr>
          <w:noProof/>
        </w:rPr>
        <w:drawing>
          <wp:inline distT="0" distB="0" distL="0" distR="0">
            <wp:extent cx="198755" cy="182880"/>
            <wp:effectExtent l="19050" t="0" r="0" b="0"/>
            <wp:docPr id="59"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50"/>
                    <a:srcRect/>
                    <a:stretch>
                      <a:fillRect/>
                    </a:stretch>
                  </pic:blipFill>
                  <pic:spPr bwMode="auto">
                    <a:xfrm>
                      <a:off x="0" y="0"/>
                      <a:ext cx="198755" cy="182880"/>
                    </a:xfrm>
                    <a:prstGeom prst="rect">
                      <a:avLst/>
                    </a:prstGeom>
                    <a:noFill/>
                    <a:ln w="9525">
                      <a:noFill/>
                      <a:miter lim="800000"/>
                      <a:headEnd/>
                      <a:tailEnd/>
                    </a:ln>
                  </pic:spPr>
                </pic:pic>
              </a:graphicData>
            </a:graphic>
          </wp:inline>
        </w:drawing>
      </w:r>
      <w:r w:rsidRPr="00B37C05">
        <w:t xml:space="preserve"> </w:t>
      </w:r>
      <w:r>
        <w:rPr>
          <w:lang w:val="en-US"/>
        </w:rPr>
        <w:t>Use</w:t>
      </w:r>
      <w:r w:rsidRPr="007C01A5">
        <w:t xml:space="preserve"> </w:t>
      </w:r>
      <w:r>
        <w:rPr>
          <w:lang w:val="en-US"/>
        </w:rPr>
        <w:t>Case</w:t>
      </w:r>
      <w:r w:rsidRPr="007C01A5">
        <w:t xml:space="preserve"> </w:t>
      </w:r>
      <w:r>
        <w:rPr>
          <w:lang w:val="en-US"/>
        </w:rPr>
        <w:t>Model</w:t>
      </w:r>
    </w:p>
    <w:p w:rsidR="009B1FEC" w:rsidRDefault="009B1FEC" w:rsidP="0007269B">
      <w:pPr>
        <w:spacing w:line="360" w:lineRule="auto"/>
        <w:ind w:firstLine="567"/>
        <w:jc w:val="both"/>
      </w:pPr>
    </w:p>
    <w:p w:rsidR="009B1FEC" w:rsidRDefault="009B1FEC" w:rsidP="0007269B">
      <w:pPr>
        <w:spacing w:line="360" w:lineRule="auto"/>
        <w:ind w:firstLine="567"/>
        <w:jc w:val="both"/>
      </w:pPr>
    </w:p>
    <w:p w:rsidR="009B1FEC" w:rsidRDefault="009B1FEC" w:rsidP="0007269B">
      <w:pPr>
        <w:spacing w:line="360" w:lineRule="auto"/>
        <w:ind w:firstLine="567"/>
        <w:jc w:val="both"/>
      </w:pPr>
    </w:p>
    <w:p w:rsidR="009B1FEC" w:rsidRPr="00894D28" w:rsidRDefault="009B1FEC" w:rsidP="0007269B">
      <w:pPr>
        <w:spacing w:line="360" w:lineRule="auto"/>
        <w:ind w:firstLine="567"/>
        <w:jc w:val="both"/>
      </w:pPr>
      <w:r>
        <w:t>Для построения диаграмм</w:t>
      </w:r>
      <w:r w:rsidRPr="00063218">
        <w:t xml:space="preserve"> </w:t>
      </w:r>
      <w:r>
        <w:rPr>
          <w:lang w:val="en-US"/>
        </w:rPr>
        <w:t>Use</w:t>
      </w:r>
      <w:r w:rsidRPr="00063218">
        <w:t xml:space="preserve"> </w:t>
      </w:r>
      <w:r>
        <w:rPr>
          <w:lang w:val="en-US"/>
        </w:rPr>
        <w:t>case</w:t>
      </w:r>
      <w:r>
        <w:t xml:space="preserve"> используется инструмент</w:t>
      </w:r>
      <w:r w:rsidRPr="00B2457F">
        <w:t xml:space="preserve">ы панели </w:t>
      </w:r>
      <w:r>
        <w:rPr>
          <w:lang w:val="en-US"/>
        </w:rPr>
        <w:t>Use</w:t>
      </w:r>
      <w:r w:rsidRPr="00063218">
        <w:t xml:space="preserve"> </w:t>
      </w:r>
      <w:r>
        <w:rPr>
          <w:lang w:val="en-US"/>
        </w:rPr>
        <w:t>Case</w:t>
      </w:r>
      <w:r w:rsidRPr="00063218">
        <w:t xml:space="preserve"> (</w:t>
      </w:r>
      <w:r>
        <w:t xml:space="preserve">рис. </w:t>
      </w:r>
      <w:r w:rsidRPr="00063218">
        <w:t>20)</w:t>
      </w:r>
      <w:r>
        <w:t xml:space="preserve">. Описание элементов диаграммы </w:t>
      </w:r>
      <w:r>
        <w:rPr>
          <w:lang w:val="en-US"/>
        </w:rPr>
        <w:t>Use</w:t>
      </w:r>
      <w:r w:rsidRPr="00063218">
        <w:t xml:space="preserve"> </w:t>
      </w:r>
      <w:r>
        <w:rPr>
          <w:lang w:val="en-US"/>
        </w:rPr>
        <w:t>case</w:t>
      </w:r>
      <w:r>
        <w:t xml:space="preserve"> представлены в таблице (табл. 3).</w:t>
      </w:r>
    </w:p>
    <w:p w:rsidR="009B1FEC" w:rsidRDefault="00FE75A9" w:rsidP="00063218">
      <w:pPr>
        <w:spacing w:line="360" w:lineRule="auto"/>
        <w:ind w:firstLine="567"/>
        <w:jc w:val="center"/>
      </w:pPr>
      <w:r>
        <w:rPr>
          <w:noProof/>
        </w:rPr>
        <w:drawing>
          <wp:inline distT="0" distB="0" distL="0" distR="0">
            <wp:extent cx="1304290" cy="2202815"/>
            <wp:effectExtent l="1905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6"/>
                    <a:srcRect/>
                    <a:stretch>
                      <a:fillRect/>
                    </a:stretch>
                  </pic:blipFill>
                  <pic:spPr bwMode="auto">
                    <a:xfrm>
                      <a:off x="0" y="0"/>
                      <a:ext cx="1304290" cy="2202815"/>
                    </a:xfrm>
                    <a:prstGeom prst="rect">
                      <a:avLst/>
                    </a:prstGeom>
                    <a:noFill/>
                    <a:ln w="9525">
                      <a:noFill/>
                      <a:miter lim="800000"/>
                      <a:headEnd/>
                      <a:tailEnd/>
                    </a:ln>
                  </pic:spPr>
                </pic:pic>
              </a:graphicData>
            </a:graphic>
          </wp:inline>
        </w:drawing>
      </w:r>
    </w:p>
    <w:p w:rsidR="009B1FEC" w:rsidRDefault="009B1FEC" w:rsidP="00063218">
      <w:pPr>
        <w:spacing w:after="120" w:line="360" w:lineRule="auto"/>
        <w:jc w:val="center"/>
      </w:pPr>
      <w:r w:rsidRPr="009F5EE9">
        <w:rPr>
          <w:b/>
          <w:bCs/>
        </w:rPr>
        <w:t xml:space="preserve">Рис. </w:t>
      </w:r>
      <w:r>
        <w:rPr>
          <w:b/>
          <w:bCs/>
        </w:rPr>
        <w:t>20</w:t>
      </w:r>
      <w:r w:rsidRPr="009F5EE9">
        <w:rPr>
          <w:b/>
          <w:bCs/>
        </w:rPr>
        <w:t>.</w:t>
      </w:r>
      <w:r>
        <w:t xml:space="preserve"> Инструменты панели </w:t>
      </w:r>
      <w:r>
        <w:rPr>
          <w:lang w:val="en-US"/>
        </w:rPr>
        <w:t>Use</w:t>
      </w:r>
      <w:r w:rsidRPr="007C01A5">
        <w:t xml:space="preserve"> </w:t>
      </w:r>
      <w:r>
        <w:rPr>
          <w:lang w:val="en-US"/>
        </w:rPr>
        <w:t>Case</w:t>
      </w:r>
    </w:p>
    <w:p w:rsidR="009B1FEC" w:rsidRDefault="009B1FEC" w:rsidP="00063218">
      <w:pPr>
        <w:spacing w:line="360" w:lineRule="auto"/>
        <w:jc w:val="center"/>
      </w:pPr>
      <w:r w:rsidRPr="006F7F17">
        <w:rPr>
          <w:b/>
          <w:bCs/>
        </w:rPr>
        <w:t xml:space="preserve">Таблица </w:t>
      </w:r>
      <w:r>
        <w:rPr>
          <w:b/>
          <w:bCs/>
        </w:rPr>
        <w:t>3</w:t>
      </w:r>
      <w:r w:rsidRPr="006F7F17">
        <w:rPr>
          <w:b/>
          <w:bCs/>
        </w:rPr>
        <w:t>.</w:t>
      </w:r>
      <w:r>
        <w:t xml:space="preserve"> Элементы диаграммы </w:t>
      </w:r>
      <w:r>
        <w:rPr>
          <w:lang w:val="en-US"/>
        </w:rPr>
        <w:t>Use</w:t>
      </w:r>
      <w:r w:rsidRPr="00063218">
        <w:t xml:space="preserve"> </w:t>
      </w:r>
      <w:r>
        <w:rPr>
          <w:lang w:val="en-US"/>
        </w:rPr>
        <w:t>Case</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5316"/>
        <w:gridCol w:w="4253"/>
      </w:tblGrid>
      <w:tr w:rsidR="009B1FEC" w:rsidRPr="006F7F17">
        <w:tc>
          <w:tcPr>
            <w:tcW w:w="4785" w:type="dxa"/>
          </w:tcPr>
          <w:p w:rsidR="009B1FEC" w:rsidRPr="00E269C1" w:rsidRDefault="009B1FEC" w:rsidP="00E269C1">
            <w:pPr>
              <w:spacing w:line="360" w:lineRule="auto"/>
              <w:jc w:val="center"/>
              <w:rPr>
                <w:b/>
                <w:bCs/>
              </w:rPr>
            </w:pPr>
            <w:r w:rsidRPr="00E269C1">
              <w:rPr>
                <w:b/>
                <w:bCs/>
              </w:rPr>
              <w:t>Графический символ элемента модели</w:t>
            </w:r>
          </w:p>
        </w:tc>
        <w:tc>
          <w:tcPr>
            <w:tcW w:w="4786" w:type="dxa"/>
          </w:tcPr>
          <w:p w:rsidR="009B1FEC" w:rsidRPr="00E269C1" w:rsidRDefault="009B1FEC" w:rsidP="00E269C1">
            <w:pPr>
              <w:spacing w:line="360" w:lineRule="auto"/>
              <w:jc w:val="center"/>
              <w:rPr>
                <w:b/>
                <w:bCs/>
              </w:rPr>
            </w:pPr>
            <w:r w:rsidRPr="00E269C1">
              <w:rPr>
                <w:b/>
                <w:bCs/>
              </w:rPr>
              <w:t>Описание</w:t>
            </w:r>
          </w:p>
        </w:tc>
      </w:tr>
      <w:tr w:rsidR="009B1FEC">
        <w:tc>
          <w:tcPr>
            <w:tcW w:w="4785" w:type="dxa"/>
          </w:tcPr>
          <w:p w:rsidR="009B1FEC" w:rsidRDefault="00FE75A9" w:rsidP="00E269C1">
            <w:pPr>
              <w:spacing w:line="360" w:lineRule="auto"/>
              <w:jc w:val="center"/>
            </w:pPr>
            <w:r>
              <w:rPr>
                <w:noProof/>
              </w:rPr>
              <w:drawing>
                <wp:inline distT="0" distB="0" distL="0" distR="0">
                  <wp:extent cx="1296035" cy="1089025"/>
                  <wp:effectExtent l="1905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a:srcRect/>
                          <a:stretch>
                            <a:fillRect/>
                          </a:stretch>
                        </pic:blipFill>
                        <pic:spPr bwMode="auto">
                          <a:xfrm>
                            <a:off x="0" y="0"/>
                            <a:ext cx="1296035" cy="1089025"/>
                          </a:xfrm>
                          <a:prstGeom prst="rect">
                            <a:avLst/>
                          </a:prstGeom>
                          <a:noFill/>
                          <a:ln w="9525">
                            <a:noFill/>
                            <a:miter lim="800000"/>
                            <a:headEnd/>
                            <a:tailEnd/>
                          </a:ln>
                        </pic:spPr>
                      </pic:pic>
                    </a:graphicData>
                  </a:graphic>
                </wp:inline>
              </w:drawing>
            </w:r>
          </w:p>
        </w:tc>
        <w:tc>
          <w:tcPr>
            <w:tcW w:w="4786" w:type="dxa"/>
          </w:tcPr>
          <w:p w:rsidR="009B1FEC" w:rsidRPr="00063218" w:rsidRDefault="009B1FEC" w:rsidP="00E269C1">
            <w:pPr>
              <w:spacing w:line="360" w:lineRule="auto"/>
              <w:jc w:val="both"/>
            </w:pPr>
            <w:r w:rsidRPr="00E269C1">
              <w:rPr>
                <w:lang w:val="en-US"/>
              </w:rPr>
              <w:t>Use</w:t>
            </w:r>
            <w:r w:rsidRPr="00063218">
              <w:t xml:space="preserve"> </w:t>
            </w:r>
            <w:r w:rsidRPr="00E269C1">
              <w:rPr>
                <w:lang w:val="en-US"/>
              </w:rPr>
              <w:t>case</w:t>
            </w:r>
            <w:r w:rsidRPr="00063218">
              <w:t xml:space="preserve">. </w:t>
            </w:r>
            <w:r>
              <w:t xml:space="preserve">Содержание </w:t>
            </w:r>
            <w:r w:rsidRPr="00E269C1">
              <w:rPr>
                <w:lang w:val="en-US"/>
              </w:rPr>
              <w:t>Use</w:t>
            </w:r>
            <w:r w:rsidRPr="00063218">
              <w:t xml:space="preserve"> </w:t>
            </w:r>
            <w:r w:rsidRPr="00E269C1">
              <w:rPr>
                <w:lang w:val="en-US"/>
              </w:rPr>
              <w:t>case</w:t>
            </w:r>
            <w:r>
              <w:t xml:space="preserve"> (прецедента, вариант использования)</w:t>
            </w:r>
            <w:r w:rsidRPr="00063218">
              <w:t>.</w:t>
            </w:r>
            <w:r>
              <w:t xml:space="preserve"> В</w:t>
            </w:r>
            <w:r w:rsidRPr="00063218">
              <w:t xml:space="preserve">нутри </w:t>
            </w:r>
            <w:r>
              <w:t>эллипса</w:t>
            </w:r>
            <w:r w:rsidRPr="00063218">
              <w:t xml:space="preserve"> содержится его краткое название или имя в форме глагола с пояснительными словами</w:t>
            </w:r>
            <w:r>
              <w:t>.</w:t>
            </w:r>
          </w:p>
        </w:tc>
      </w:tr>
      <w:tr w:rsidR="009B1FEC">
        <w:tc>
          <w:tcPr>
            <w:tcW w:w="4785" w:type="dxa"/>
          </w:tcPr>
          <w:p w:rsidR="009B1FEC" w:rsidRDefault="00FE75A9" w:rsidP="00E269C1">
            <w:pPr>
              <w:spacing w:line="360" w:lineRule="auto"/>
              <w:jc w:val="center"/>
            </w:pPr>
            <w:r>
              <w:rPr>
                <w:noProof/>
              </w:rPr>
              <w:drawing>
                <wp:inline distT="0" distB="0" distL="0" distR="0">
                  <wp:extent cx="755650" cy="1184910"/>
                  <wp:effectExtent l="19050" t="0" r="635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a:srcRect/>
                          <a:stretch>
                            <a:fillRect/>
                          </a:stretch>
                        </pic:blipFill>
                        <pic:spPr bwMode="auto">
                          <a:xfrm>
                            <a:off x="0" y="0"/>
                            <a:ext cx="755650" cy="1184910"/>
                          </a:xfrm>
                          <a:prstGeom prst="rect">
                            <a:avLst/>
                          </a:prstGeom>
                          <a:noFill/>
                          <a:ln w="9525">
                            <a:noFill/>
                            <a:miter lim="800000"/>
                            <a:headEnd/>
                            <a:tailEnd/>
                          </a:ln>
                        </pic:spPr>
                      </pic:pic>
                    </a:graphicData>
                  </a:graphic>
                </wp:inline>
              </w:drawing>
            </w:r>
          </w:p>
        </w:tc>
        <w:tc>
          <w:tcPr>
            <w:tcW w:w="4786" w:type="dxa"/>
          </w:tcPr>
          <w:p w:rsidR="009B1FEC" w:rsidRPr="00063218" w:rsidRDefault="009B1FEC" w:rsidP="00E269C1">
            <w:pPr>
              <w:spacing w:line="360" w:lineRule="auto"/>
              <w:jc w:val="both"/>
            </w:pPr>
            <w:r w:rsidRPr="00E269C1">
              <w:rPr>
                <w:lang w:val="en-US"/>
              </w:rPr>
              <w:t>Actors</w:t>
            </w:r>
            <w:r w:rsidRPr="00063218">
              <w:t xml:space="preserve">. </w:t>
            </w:r>
            <w:r w:rsidRPr="00E269C1">
              <w:t xml:space="preserve">Любая внешняя </w:t>
            </w:r>
            <w:r w:rsidRPr="004E7669">
              <w:t xml:space="preserve">по отношению к моделируемой системе </w:t>
            </w:r>
            <w:r w:rsidRPr="00E269C1">
              <w:t>сущность</w:t>
            </w:r>
            <w:r w:rsidRPr="004E7669">
              <w:t>, которая взаимодействует с системой.</w:t>
            </w:r>
          </w:p>
        </w:tc>
      </w:tr>
      <w:tr w:rsidR="009B1FEC">
        <w:tc>
          <w:tcPr>
            <w:tcW w:w="4785" w:type="dxa"/>
          </w:tcPr>
          <w:p w:rsidR="009B1FEC" w:rsidRDefault="00FE75A9" w:rsidP="00E269C1">
            <w:pPr>
              <w:spacing w:line="360" w:lineRule="auto"/>
              <w:jc w:val="center"/>
              <w:rPr>
                <w:noProof/>
              </w:rPr>
            </w:pPr>
            <w:r>
              <w:rPr>
                <w:noProof/>
              </w:rPr>
              <w:drawing>
                <wp:inline distT="0" distB="0" distL="0" distR="0">
                  <wp:extent cx="2560320" cy="1431290"/>
                  <wp:effectExtent l="1905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9"/>
                          <a:srcRect/>
                          <a:stretch>
                            <a:fillRect/>
                          </a:stretch>
                        </pic:blipFill>
                        <pic:spPr bwMode="auto">
                          <a:xfrm>
                            <a:off x="0" y="0"/>
                            <a:ext cx="2560320" cy="1431290"/>
                          </a:xfrm>
                          <a:prstGeom prst="rect">
                            <a:avLst/>
                          </a:prstGeom>
                          <a:noFill/>
                          <a:ln w="9525">
                            <a:noFill/>
                            <a:miter lim="800000"/>
                            <a:headEnd/>
                            <a:tailEnd/>
                          </a:ln>
                        </pic:spPr>
                      </pic:pic>
                    </a:graphicData>
                  </a:graphic>
                </wp:inline>
              </w:drawing>
            </w:r>
          </w:p>
          <w:p w:rsidR="009B1FEC" w:rsidRDefault="00FE75A9" w:rsidP="00E269C1">
            <w:pPr>
              <w:spacing w:line="360" w:lineRule="auto"/>
              <w:jc w:val="center"/>
              <w:rPr>
                <w:noProof/>
              </w:rPr>
            </w:pPr>
            <w:r>
              <w:rPr>
                <w:noProof/>
              </w:rPr>
              <w:lastRenderedPageBreak/>
              <w:drawing>
                <wp:inline distT="0" distB="0" distL="0" distR="0">
                  <wp:extent cx="3108960" cy="1240155"/>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0"/>
                          <a:srcRect/>
                          <a:stretch>
                            <a:fillRect/>
                          </a:stretch>
                        </pic:blipFill>
                        <pic:spPr bwMode="auto">
                          <a:xfrm>
                            <a:off x="0" y="0"/>
                            <a:ext cx="3108960" cy="1240155"/>
                          </a:xfrm>
                          <a:prstGeom prst="rect">
                            <a:avLst/>
                          </a:prstGeom>
                          <a:noFill/>
                          <a:ln w="9525">
                            <a:noFill/>
                            <a:miter lim="800000"/>
                            <a:headEnd/>
                            <a:tailEnd/>
                          </a:ln>
                        </pic:spPr>
                      </pic:pic>
                    </a:graphicData>
                  </a:graphic>
                </wp:inline>
              </w:drawing>
            </w:r>
          </w:p>
          <w:p w:rsidR="009B1FEC" w:rsidRDefault="00FE75A9" w:rsidP="00E269C1">
            <w:pPr>
              <w:spacing w:line="360" w:lineRule="auto"/>
              <w:jc w:val="center"/>
              <w:rPr>
                <w:noProof/>
              </w:rPr>
            </w:pPr>
            <w:r>
              <w:rPr>
                <w:noProof/>
              </w:rPr>
              <w:drawing>
                <wp:inline distT="0" distB="0" distL="0" distR="0">
                  <wp:extent cx="1916430" cy="2711450"/>
                  <wp:effectExtent l="19050" t="0" r="762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1"/>
                          <a:srcRect/>
                          <a:stretch>
                            <a:fillRect/>
                          </a:stretch>
                        </pic:blipFill>
                        <pic:spPr bwMode="auto">
                          <a:xfrm>
                            <a:off x="0" y="0"/>
                            <a:ext cx="1916430" cy="2711450"/>
                          </a:xfrm>
                          <a:prstGeom prst="rect">
                            <a:avLst/>
                          </a:prstGeom>
                          <a:noFill/>
                          <a:ln w="9525">
                            <a:noFill/>
                            <a:miter lim="800000"/>
                            <a:headEnd/>
                            <a:tailEnd/>
                          </a:ln>
                        </pic:spPr>
                      </pic:pic>
                    </a:graphicData>
                  </a:graphic>
                </wp:inline>
              </w:drawing>
            </w:r>
          </w:p>
          <w:p w:rsidR="009B1FEC" w:rsidRDefault="00FE75A9" w:rsidP="00E269C1">
            <w:pPr>
              <w:spacing w:line="360" w:lineRule="auto"/>
              <w:jc w:val="center"/>
              <w:rPr>
                <w:noProof/>
              </w:rPr>
            </w:pPr>
            <w:r>
              <w:rPr>
                <w:noProof/>
              </w:rPr>
              <w:drawing>
                <wp:inline distT="0" distB="0" distL="0" distR="0">
                  <wp:extent cx="3212465" cy="1240155"/>
                  <wp:effectExtent l="19050" t="0" r="698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a:srcRect/>
                          <a:stretch>
                            <a:fillRect/>
                          </a:stretch>
                        </pic:blipFill>
                        <pic:spPr bwMode="auto">
                          <a:xfrm>
                            <a:off x="0" y="0"/>
                            <a:ext cx="3212465" cy="1240155"/>
                          </a:xfrm>
                          <a:prstGeom prst="rect">
                            <a:avLst/>
                          </a:prstGeom>
                          <a:noFill/>
                          <a:ln w="9525">
                            <a:noFill/>
                            <a:miter lim="800000"/>
                            <a:headEnd/>
                            <a:tailEnd/>
                          </a:ln>
                        </pic:spPr>
                      </pic:pic>
                    </a:graphicData>
                  </a:graphic>
                </wp:inline>
              </w:drawing>
            </w:r>
          </w:p>
        </w:tc>
        <w:tc>
          <w:tcPr>
            <w:tcW w:w="4786" w:type="dxa"/>
          </w:tcPr>
          <w:p w:rsidR="009B1FEC" w:rsidRDefault="009B1FEC" w:rsidP="00E269C1">
            <w:pPr>
              <w:spacing w:line="360" w:lineRule="auto"/>
              <w:jc w:val="both"/>
            </w:pPr>
            <w:r w:rsidRPr="00063218">
              <w:lastRenderedPageBreak/>
              <w:t>Отношени</w:t>
            </w:r>
            <w:r>
              <w:t>я</w:t>
            </w:r>
            <w:r w:rsidRPr="00063218">
              <w:t xml:space="preserve"> типа </w:t>
            </w:r>
          </w:p>
          <w:p w:rsidR="009B1FEC" w:rsidRDefault="009B1FEC" w:rsidP="00E269C1">
            <w:pPr>
              <w:numPr>
                <w:ilvl w:val="0"/>
                <w:numId w:val="8"/>
              </w:numPr>
              <w:tabs>
                <w:tab w:val="num" w:pos="318"/>
              </w:tabs>
              <w:spacing w:line="360" w:lineRule="auto"/>
              <w:jc w:val="both"/>
            </w:pPr>
            <w:r>
              <w:t>А</w:t>
            </w:r>
            <w:r w:rsidRPr="004E7669">
              <w:t xml:space="preserve">ссоциации (association relationship); </w:t>
            </w:r>
          </w:p>
          <w:p w:rsidR="009B1FEC" w:rsidRDefault="009B1FEC" w:rsidP="00E269C1">
            <w:pPr>
              <w:spacing w:line="360" w:lineRule="auto"/>
              <w:jc w:val="both"/>
            </w:pPr>
          </w:p>
          <w:p w:rsidR="009B1FEC" w:rsidRDefault="009B1FEC" w:rsidP="00E269C1">
            <w:pPr>
              <w:spacing w:line="360" w:lineRule="auto"/>
              <w:jc w:val="both"/>
            </w:pPr>
          </w:p>
          <w:p w:rsidR="009B1FEC" w:rsidRDefault="009B1FEC" w:rsidP="00E269C1">
            <w:pPr>
              <w:spacing w:line="360" w:lineRule="auto"/>
              <w:jc w:val="both"/>
            </w:pPr>
          </w:p>
          <w:p w:rsidR="009B1FEC" w:rsidRDefault="009B1FEC" w:rsidP="00E269C1">
            <w:pPr>
              <w:spacing w:line="360" w:lineRule="auto"/>
              <w:jc w:val="both"/>
            </w:pPr>
          </w:p>
          <w:p w:rsidR="009B1FEC" w:rsidRPr="004E7669" w:rsidRDefault="009B1FEC" w:rsidP="00E269C1">
            <w:pPr>
              <w:spacing w:line="360" w:lineRule="auto"/>
              <w:jc w:val="both"/>
            </w:pPr>
          </w:p>
          <w:p w:rsidR="009B1FEC" w:rsidRDefault="009B1FEC" w:rsidP="00E269C1">
            <w:pPr>
              <w:numPr>
                <w:ilvl w:val="0"/>
                <w:numId w:val="8"/>
              </w:numPr>
              <w:tabs>
                <w:tab w:val="num" w:pos="318"/>
              </w:tabs>
              <w:spacing w:line="360" w:lineRule="auto"/>
              <w:jc w:val="both"/>
            </w:pPr>
            <w:r>
              <w:lastRenderedPageBreak/>
              <w:t>Р</w:t>
            </w:r>
            <w:r w:rsidRPr="004E7669">
              <w:t>асширения (extend relationship)</w:t>
            </w:r>
            <w:r>
              <w:t xml:space="preserve">. </w:t>
            </w:r>
            <w:r w:rsidRPr="00E269C1">
              <w:t>Один из вариантов использования может присоединять к своему поведению некоторое  дополнительное поведение.</w:t>
            </w:r>
          </w:p>
          <w:p w:rsidR="009B1FEC" w:rsidRDefault="009B1FEC" w:rsidP="00E269C1">
            <w:pPr>
              <w:spacing w:line="360" w:lineRule="auto"/>
              <w:jc w:val="both"/>
            </w:pPr>
          </w:p>
          <w:p w:rsidR="009B1FEC" w:rsidRPr="004E7669" w:rsidRDefault="009B1FEC" w:rsidP="00E269C1">
            <w:pPr>
              <w:spacing w:line="360" w:lineRule="auto"/>
              <w:jc w:val="both"/>
            </w:pPr>
            <w:r w:rsidRPr="004E7669">
              <w:t xml:space="preserve"> </w:t>
            </w:r>
          </w:p>
          <w:p w:rsidR="009B1FEC" w:rsidRDefault="009B1FEC" w:rsidP="00E269C1">
            <w:pPr>
              <w:numPr>
                <w:ilvl w:val="0"/>
                <w:numId w:val="8"/>
              </w:numPr>
              <w:tabs>
                <w:tab w:val="num" w:pos="318"/>
              </w:tabs>
              <w:spacing w:line="360" w:lineRule="auto"/>
              <w:jc w:val="both"/>
            </w:pPr>
            <w:r>
              <w:t>О</w:t>
            </w:r>
            <w:r w:rsidRPr="004E7669">
              <w:t xml:space="preserve">бобщения (generalization relationship); </w:t>
            </w:r>
          </w:p>
          <w:p w:rsidR="009B1FEC" w:rsidRDefault="009B1FEC" w:rsidP="00E269C1">
            <w:pPr>
              <w:spacing w:line="360" w:lineRule="auto"/>
              <w:jc w:val="both"/>
            </w:pPr>
          </w:p>
          <w:p w:rsidR="009B1FEC" w:rsidRDefault="009B1FEC" w:rsidP="00E269C1">
            <w:pPr>
              <w:spacing w:line="360" w:lineRule="auto"/>
              <w:jc w:val="both"/>
            </w:pPr>
          </w:p>
          <w:p w:rsidR="009B1FEC" w:rsidRDefault="009B1FEC" w:rsidP="00E269C1">
            <w:pPr>
              <w:spacing w:line="360" w:lineRule="auto"/>
              <w:jc w:val="both"/>
            </w:pPr>
          </w:p>
          <w:p w:rsidR="009B1FEC" w:rsidRDefault="009B1FEC" w:rsidP="00E269C1">
            <w:pPr>
              <w:spacing w:line="360" w:lineRule="auto"/>
              <w:jc w:val="both"/>
            </w:pPr>
          </w:p>
          <w:p w:rsidR="009B1FEC" w:rsidRDefault="009B1FEC" w:rsidP="00E269C1">
            <w:pPr>
              <w:spacing w:line="360" w:lineRule="auto"/>
              <w:jc w:val="both"/>
            </w:pPr>
          </w:p>
          <w:p w:rsidR="009B1FEC" w:rsidRPr="00E772E8" w:rsidRDefault="009B1FEC" w:rsidP="00E269C1">
            <w:pPr>
              <w:numPr>
                <w:ilvl w:val="0"/>
                <w:numId w:val="8"/>
              </w:numPr>
              <w:tabs>
                <w:tab w:val="num" w:pos="318"/>
              </w:tabs>
              <w:spacing w:line="360" w:lineRule="auto"/>
              <w:jc w:val="both"/>
            </w:pPr>
            <w:r>
              <w:t>В</w:t>
            </w:r>
            <w:r w:rsidRPr="004E7669">
              <w:t>ключения (include relationship).</w:t>
            </w:r>
            <w:r>
              <w:t xml:space="preserve"> </w:t>
            </w:r>
            <w:r w:rsidRPr="00E269C1">
              <w:t>Заданное поведение для одного варианта использования включается в качестве составного компонента в последовательность поведения другого варианта использования.</w:t>
            </w:r>
          </w:p>
          <w:p w:rsidR="009B1FEC" w:rsidRPr="00E772E8" w:rsidRDefault="009B1FEC" w:rsidP="00E269C1">
            <w:pPr>
              <w:spacing w:line="360" w:lineRule="auto"/>
              <w:jc w:val="both"/>
            </w:pPr>
          </w:p>
        </w:tc>
      </w:tr>
    </w:tbl>
    <w:p w:rsidR="009B1FEC" w:rsidRDefault="009B1FEC" w:rsidP="0007269B">
      <w:pPr>
        <w:spacing w:line="360" w:lineRule="auto"/>
        <w:ind w:firstLine="567"/>
        <w:jc w:val="both"/>
      </w:pPr>
    </w:p>
    <w:p w:rsidR="009B1FEC" w:rsidRPr="004157E3" w:rsidRDefault="009B1FEC" w:rsidP="008218FC">
      <w:pPr>
        <w:spacing w:line="360" w:lineRule="auto"/>
        <w:ind w:firstLine="567"/>
        <w:jc w:val="both"/>
      </w:pPr>
      <w:r>
        <w:t xml:space="preserve">Для примера приведем описание диаграммы Use Case (рис. </w:t>
      </w:r>
      <w:r w:rsidRPr="008218FC">
        <w:t>2</w:t>
      </w:r>
      <w:r>
        <w:t>1) для бизнес процесса «</w:t>
      </w:r>
      <w:r w:rsidRPr="00BC4B79">
        <w:t>Запись клиента на оказание услуг</w:t>
      </w:r>
      <w:r>
        <w:t>», как результата проектирования.</w:t>
      </w:r>
    </w:p>
    <w:p w:rsidR="009B1FEC" w:rsidRDefault="00FE75A9" w:rsidP="003A6988">
      <w:pPr>
        <w:spacing w:line="360" w:lineRule="auto"/>
        <w:jc w:val="center"/>
        <w:rPr>
          <w:lang w:val="en-US"/>
        </w:rPr>
      </w:pPr>
      <w:r>
        <w:rPr>
          <w:noProof/>
        </w:rPr>
        <w:lastRenderedPageBreak/>
        <w:drawing>
          <wp:inline distT="0" distB="0" distL="0" distR="0">
            <wp:extent cx="5295265" cy="4134485"/>
            <wp:effectExtent l="19050" t="0" r="63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3"/>
                    <a:srcRect/>
                    <a:stretch>
                      <a:fillRect/>
                    </a:stretch>
                  </pic:blipFill>
                  <pic:spPr bwMode="auto">
                    <a:xfrm>
                      <a:off x="0" y="0"/>
                      <a:ext cx="5295265" cy="4134485"/>
                    </a:xfrm>
                    <a:prstGeom prst="rect">
                      <a:avLst/>
                    </a:prstGeom>
                    <a:noFill/>
                    <a:ln w="9525">
                      <a:noFill/>
                      <a:miter lim="800000"/>
                      <a:headEnd/>
                      <a:tailEnd/>
                    </a:ln>
                  </pic:spPr>
                </pic:pic>
              </a:graphicData>
            </a:graphic>
          </wp:inline>
        </w:drawing>
      </w:r>
    </w:p>
    <w:p w:rsidR="009B1FEC" w:rsidRDefault="009B1FEC" w:rsidP="008218FC">
      <w:pPr>
        <w:spacing w:after="120" w:line="360" w:lineRule="auto"/>
        <w:jc w:val="center"/>
      </w:pPr>
      <w:r w:rsidRPr="009F5EE9">
        <w:rPr>
          <w:b/>
          <w:bCs/>
        </w:rPr>
        <w:t xml:space="preserve">Рис. </w:t>
      </w:r>
      <w:r>
        <w:rPr>
          <w:b/>
          <w:bCs/>
        </w:rPr>
        <w:t>2</w:t>
      </w:r>
      <w:r w:rsidRPr="008218FC">
        <w:rPr>
          <w:b/>
          <w:bCs/>
        </w:rPr>
        <w:t>1</w:t>
      </w:r>
      <w:r w:rsidRPr="009F5EE9">
        <w:rPr>
          <w:b/>
          <w:bCs/>
        </w:rPr>
        <w:t>.</w:t>
      </w:r>
      <w:r>
        <w:t xml:space="preserve"> Пример диаграммы </w:t>
      </w:r>
      <w:r>
        <w:rPr>
          <w:lang w:val="en-US"/>
        </w:rPr>
        <w:t>Use</w:t>
      </w:r>
      <w:r w:rsidRPr="007C01A5">
        <w:t xml:space="preserve"> </w:t>
      </w:r>
      <w:r>
        <w:rPr>
          <w:lang w:val="en-US"/>
        </w:rPr>
        <w:t>Case</w:t>
      </w:r>
    </w:p>
    <w:p w:rsidR="009B1FEC" w:rsidRPr="008218FC" w:rsidRDefault="009B1FEC" w:rsidP="008218FC">
      <w:pPr>
        <w:spacing w:line="360" w:lineRule="auto"/>
        <w:ind w:firstLine="567"/>
        <w:jc w:val="both"/>
      </w:pPr>
      <w:r>
        <w:t>Каждый из Use case необходимо описать в виде сценария, где будут перечислены действия пользователя и ответные действия системы. Шаблон сценария представлен на рисунке (рис. 22).</w:t>
      </w:r>
    </w:p>
    <w:p w:rsidR="009B1FEC" w:rsidRDefault="00FE75A9" w:rsidP="005A47DB">
      <w:pPr>
        <w:spacing w:line="360" w:lineRule="auto"/>
        <w:jc w:val="center"/>
      </w:pPr>
      <w:r>
        <w:rPr>
          <w:noProof/>
        </w:rPr>
        <w:drawing>
          <wp:inline distT="0" distB="0" distL="0" distR="0">
            <wp:extent cx="5343525" cy="3228340"/>
            <wp:effectExtent l="19050" t="0" r="952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4"/>
                    <a:srcRect/>
                    <a:stretch>
                      <a:fillRect/>
                    </a:stretch>
                  </pic:blipFill>
                  <pic:spPr bwMode="auto">
                    <a:xfrm>
                      <a:off x="0" y="0"/>
                      <a:ext cx="5343525" cy="3228340"/>
                    </a:xfrm>
                    <a:prstGeom prst="rect">
                      <a:avLst/>
                    </a:prstGeom>
                    <a:noFill/>
                    <a:ln w="9525">
                      <a:noFill/>
                      <a:miter lim="800000"/>
                      <a:headEnd/>
                      <a:tailEnd/>
                    </a:ln>
                  </pic:spPr>
                </pic:pic>
              </a:graphicData>
            </a:graphic>
          </wp:inline>
        </w:drawing>
      </w:r>
    </w:p>
    <w:p w:rsidR="009B1FEC" w:rsidRPr="005A47DB" w:rsidRDefault="009B1FEC" w:rsidP="005A47DB">
      <w:pPr>
        <w:spacing w:after="120" w:line="360" w:lineRule="auto"/>
        <w:jc w:val="center"/>
      </w:pPr>
      <w:r w:rsidRPr="009F5EE9">
        <w:rPr>
          <w:b/>
          <w:bCs/>
        </w:rPr>
        <w:t xml:space="preserve">Рис. </w:t>
      </w:r>
      <w:r>
        <w:rPr>
          <w:b/>
          <w:bCs/>
        </w:rPr>
        <w:t>22</w:t>
      </w:r>
      <w:r w:rsidRPr="009F5EE9">
        <w:rPr>
          <w:b/>
          <w:bCs/>
        </w:rPr>
        <w:t>.</w:t>
      </w:r>
      <w:r>
        <w:t xml:space="preserve"> Шаблон сценария для описания </w:t>
      </w:r>
      <w:r>
        <w:rPr>
          <w:lang w:val="en-US"/>
        </w:rPr>
        <w:t>Use</w:t>
      </w:r>
      <w:r w:rsidRPr="007C01A5">
        <w:t xml:space="preserve"> </w:t>
      </w:r>
      <w:r>
        <w:rPr>
          <w:lang w:val="en-US"/>
        </w:rPr>
        <w:t>Case</w:t>
      </w:r>
      <w:r>
        <w:t xml:space="preserve"> (варианта использования)</w:t>
      </w:r>
    </w:p>
    <w:p w:rsidR="009B1FEC" w:rsidRDefault="009B1FEC" w:rsidP="00AB01B9">
      <w:pPr>
        <w:spacing w:line="360" w:lineRule="auto"/>
        <w:ind w:firstLine="567"/>
        <w:jc w:val="both"/>
      </w:pPr>
      <w:r>
        <w:rPr>
          <w:lang w:val="en-US"/>
        </w:rPr>
        <w:lastRenderedPageBreak/>
        <w:t>Enterprise</w:t>
      </w:r>
      <w:r w:rsidRPr="00AB01B9">
        <w:t xml:space="preserve"> </w:t>
      </w:r>
      <w:r>
        <w:rPr>
          <w:lang w:val="en-US"/>
        </w:rPr>
        <w:t>Architect</w:t>
      </w:r>
      <w:r w:rsidRPr="00AB01B9">
        <w:t xml:space="preserve"> позволяет описывать сценарии в спецификации </w:t>
      </w:r>
      <w:r>
        <w:rPr>
          <w:lang w:val="en-US"/>
        </w:rPr>
        <w:t>Use</w:t>
      </w:r>
      <w:r w:rsidRPr="00AB01B9">
        <w:t xml:space="preserve"> </w:t>
      </w:r>
      <w:r>
        <w:rPr>
          <w:lang w:val="en-US"/>
        </w:rPr>
        <w:t>case</w:t>
      </w:r>
      <w:r w:rsidRPr="003A6988">
        <w:t xml:space="preserve">, на закладке </w:t>
      </w:r>
      <w:r>
        <w:rPr>
          <w:lang w:val="en-US"/>
        </w:rPr>
        <w:t>Scenarios</w:t>
      </w:r>
      <w:r w:rsidRPr="003A6988">
        <w:t>, с указанием</w:t>
      </w:r>
      <w:r>
        <w:t xml:space="preserve"> главной и альтернативный последовательностей (рис. 23).</w:t>
      </w:r>
    </w:p>
    <w:p w:rsidR="009B1FEC" w:rsidRPr="003A6988" w:rsidRDefault="009B1FEC" w:rsidP="00AB01B9">
      <w:pPr>
        <w:spacing w:line="360" w:lineRule="auto"/>
        <w:ind w:firstLine="567"/>
        <w:jc w:val="both"/>
      </w:pPr>
    </w:p>
    <w:p w:rsidR="009B1FEC" w:rsidRDefault="00FE75A9" w:rsidP="003A6988">
      <w:pPr>
        <w:spacing w:line="360" w:lineRule="auto"/>
        <w:jc w:val="center"/>
      </w:pPr>
      <w:r>
        <w:rPr>
          <w:noProof/>
        </w:rPr>
        <w:drawing>
          <wp:inline distT="0" distB="0" distL="0" distR="0">
            <wp:extent cx="4667250" cy="5741035"/>
            <wp:effectExtent l="1905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5"/>
                    <a:srcRect/>
                    <a:stretch>
                      <a:fillRect/>
                    </a:stretch>
                  </pic:blipFill>
                  <pic:spPr bwMode="auto">
                    <a:xfrm>
                      <a:off x="0" y="0"/>
                      <a:ext cx="4667250" cy="5741035"/>
                    </a:xfrm>
                    <a:prstGeom prst="rect">
                      <a:avLst/>
                    </a:prstGeom>
                    <a:noFill/>
                    <a:ln w="9525">
                      <a:noFill/>
                      <a:miter lim="800000"/>
                      <a:headEnd/>
                      <a:tailEnd/>
                    </a:ln>
                  </pic:spPr>
                </pic:pic>
              </a:graphicData>
            </a:graphic>
          </wp:inline>
        </w:drawing>
      </w:r>
    </w:p>
    <w:p w:rsidR="009B1FEC" w:rsidRPr="005A47DB" w:rsidRDefault="009B1FEC" w:rsidP="003A6988">
      <w:pPr>
        <w:spacing w:after="120" w:line="360" w:lineRule="auto"/>
        <w:jc w:val="center"/>
      </w:pPr>
      <w:r w:rsidRPr="009F5EE9">
        <w:rPr>
          <w:b/>
          <w:bCs/>
        </w:rPr>
        <w:t xml:space="preserve">Рис. </w:t>
      </w:r>
      <w:r>
        <w:rPr>
          <w:b/>
          <w:bCs/>
        </w:rPr>
        <w:t>23</w:t>
      </w:r>
      <w:r w:rsidRPr="009F5EE9">
        <w:rPr>
          <w:b/>
          <w:bCs/>
        </w:rPr>
        <w:t>.</w:t>
      </w:r>
      <w:r>
        <w:t xml:space="preserve"> Спецификация </w:t>
      </w:r>
      <w:r>
        <w:rPr>
          <w:lang w:val="en-US"/>
        </w:rPr>
        <w:t>Use</w:t>
      </w:r>
      <w:r w:rsidRPr="007C01A5">
        <w:t xml:space="preserve"> </w:t>
      </w:r>
      <w:r>
        <w:rPr>
          <w:lang w:val="en-US"/>
        </w:rPr>
        <w:t>Case</w:t>
      </w:r>
      <w:r>
        <w:t xml:space="preserve"> для описания сценариев</w:t>
      </w:r>
    </w:p>
    <w:p w:rsidR="009B1FEC" w:rsidRDefault="009B1FEC" w:rsidP="00BC1B82">
      <w:pPr>
        <w:pStyle w:val="2"/>
        <w:numPr>
          <w:ilvl w:val="1"/>
          <w:numId w:val="15"/>
        </w:numPr>
        <w:rPr>
          <w:lang w:val="en-US"/>
        </w:rPr>
      </w:pPr>
      <w:bookmarkStart w:id="10" w:name="_Toc493076455"/>
      <w:r w:rsidRPr="00D35051">
        <w:t>Domain</w:t>
      </w:r>
      <w:r w:rsidRPr="00063218">
        <w:rPr>
          <w:lang w:val="en-US"/>
        </w:rPr>
        <w:t xml:space="preserve"> </w:t>
      </w:r>
      <w:r>
        <w:rPr>
          <w:lang w:val="en-US"/>
        </w:rPr>
        <w:t>Model</w:t>
      </w:r>
      <w:bookmarkEnd w:id="10"/>
    </w:p>
    <w:p w:rsidR="009B1FEC" w:rsidRDefault="009B1FEC" w:rsidP="00B61733">
      <w:pPr>
        <w:spacing w:line="360" w:lineRule="auto"/>
        <w:ind w:firstLine="567"/>
        <w:jc w:val="both"/>
      </w:pPr>
      <w:r>
        <w:t xml:space="preserve">Диаграмма предназначена для описания основных понятий предметной области. </w:t>
      </w:r>
      <w:r w:rsidRPr="00B61733">
        <w:t>Построение модели предметной области начинается с выявления абстракций, существующих в реальном мире.</w:t>
      </w:r>
      <w:r>
        <w:t xml:space="preserve"> </w:t>
      </w:r>
      <w:r w:rsidRPr="00B61733">
        <w:t>Требования к программе меняются намного быстрее, чем реальный мир.</w:t>
      </w:r>
      <w:r>
        <w:t xml:space="preserve"> </w:t>
      </w:r>
      <w:r w:rsidRPr="00B61733">
        <w:t xml:space="preserve">Следовательно, создавая качественную модель реального мира, проектировщик обеспечивает стабильность проекта. </w:t>
      </w:r>
    </w:p>
    <w:p w:rsidR="009B1FEC" w:rsidRPr="00B61733" w:rsidRDefault="009B1FEC" w:rsidP="00B61733">
      <w:pPr>
        <w:spacing w:line="360" w:lineRule="auto"/>
        <w:ind w:firstLine="567"/>
        <w:jc w:val="both"/>
      </w:pPr>
      <w:r w:rsidRPr="00B61733">
        <w:t>После выявления объектов предметной области необходимо установить отношения между ними.</w:t>
      </w:r>
      <w:r>
        <w:t xml:space="preserve"> </w:t>
      </w:r>
      <w:r w:rsidRPr="00B61733">
        <w:t>Основные отношения модели: обобщение и агрегация.</w:t>
      </w:r>
      <w:r>
        <w:t xml:space="preserve"> </w:t>
      </w:r>
      <w:r w:rsidRPr="00B61733">
        <w:t xml:space="preserve">Не нужно тратить </w:t>
      </w:r>
      <w:r w:rsidRPr="00B61733">
        <w:lastRenderedPageBreak/>
        <w:t>время на выявление атрибутов и операций классов. Этот процесс будет выполняться позже при создании модели классов.</w:t>
      </w:r>
      <w:r>
        <w:t xml:space="preserve"> </w:t>
      </w:r>
      <w:r w:rsidRPr="00B61733">
        <w:t>Главная задача создать наиболее качественную модель, которую можно использовать в дальнейшем при проектировании новых систем в данной предметной области (</w:t>
      </w:r>
      <w:r>
        <w:t xml:space="preserve">т.е. </w:t>
      </w:r>
      <w:r w:rsidRPr="00B61733">
        <w:t xml:space="preserve">переиспользование). </w:t>
      </w:r>
    </w:p>
    <w:p w:rsidR="009B1FEC" w:rsidRPr="00B61733" w:rsidRDefault="009B1FEC" w:rsidP="00B61733">
      <w:pPr>
        <w:spacing w:line="360" w:lineRule="auto"/>
        <w:ind w:firstLine="567"/>
        <w:jc w:val="both"/>
      </w:pPr>
      <w:r w:rsidRPr="00B61733">
        <w:t>Лучшим источником классов является описание задачи и требовани</w:t>
      </w:r>
      <w:r>
        <w:t>й</w:t>
      </w:r>
      <w:r w:rsidRPr="00B61733">
        <w:t xml:space="preserve"> к системе.</w:t>
      </w:r>
      <w:r>
        <w:t xml:space="preserve"> Необходимо н</w:t>
      </w:r>
      <w:r w:rsidRPr="00B61733">
        <w:t>ач</w:t>
      </w:r>
      <w:r>
        <w:t>ать</w:t>
      </w:r>
      <w:r w:rsidRPr="00B61733">
        <w:t xml:space="preserve"> выписывать предложения, характеризующие задачу, не забывая литературу предметной области, затем подчерк</w:t>
      </w:r>
      <w:r>
        <w:t>ивать</w:t>
      </w:r>
      <w:r w:rsidRPr="00B61733">
        <w:t xml:space="preserve"> все существительные и именные группы.</w:t>
      </w:r>
      <w:r>
        <w:t xml:space="preserve"> </w:t>
      </w:r>
      <w:r w:rsidRPr="00B61733">
        <w:t>Имена существительные и именные группы становятся объектами и атрибутами.</w:t>
      </w:r>
      <w:r>
        <w:t xml:space="preserve"> </w:t>
      </w:r>
      <w:r w:rsidRPr="00B61733">
        <w:t>Глаголы и глагольные группы становятся операциями и ассоциациями.</w:t>
      </w:r>
      <w:r>
        <w:t xml:space="preserve"> </w:t>
      </w:r>
      <w:r w:rsidRPr="00B61733">
        <w:t xml:space="preserve">Родительный падеж показывает, что имя существительное должно быть атрибутом, а не объектом. </w:t>
      </w:r>
    </w:p>
    <w:p w:rsidR="009B1FEC" w:rsidRDefault="009B1FEC" w:rsidP="00B61733">
      <w:pPr>
        <w:spacing w:line="360" w:lineRule="auto"/>
        <w:ind w:firstLine="567"/>
        <w:jc w:val="both"/>
      </w:pPr>
      <w:r w:rsidRPr="00B61733">
        <w:t>Далее следует отсеять из списка кандидатов на звание класса ненужные (избыточные или несущественные) и непригодные (слишком расплывчатые или понятия, лежащие за рамками модели) элементы.</w:t>
      </w:r>
      <w:r>
        <w:t xml:space="preserve"> </w:t>
      </w:r>
      <w:r w:rsidRPr="00B61733">
        <w:t xml:space="preserve">При построении модели можно принять предварительное решение об обобщениях (отношение наследования). </w:t>
      </w:r>
      <w:r>
        <w:t>Нужно искать</w:t>
      </w:r>
      <w:r w:rsidRPr="00B61733">
        <w:t xml:space="preserve"> предложения со словом «является».</w:t>
      </w:r>
      <w:r>
        <w:t xml:space="preserve"> </w:t>
      </w:r>
      <w:r w:rsidRPr="00B61733">
        <w:t>Также можно указать отношение агрегации (отношение вида «имеет»).</w:t>
      </w:r>
    </w:p>
    <w:p w:rsidR="009B1FEC" w:rsidRPr="00A07CB2" w:rsidRDefault="009B1FEC" w:rsidP="00B61733">
      <w:pPr>
        <w:spacing w:line="360" w:lineRule="auto"/>
        <w:ind w:firstLine="567"/>
        <w:jc w:val="both"/>
      </w:pPr>
      <w:r>
        <w:t>Данная диаграмма отсутствует в стандарте UML, однако EA предлагает средство реализации диаграммы.</w:t>
      </w:r>
    </w:p>
    <w:p w:rsidR="009B1FEC" w:rsidRPr="00B61733" w:rsidRDefault="009B1FEC" w:rsidP="003150F2">
      <w:pPr>
        <w:spacing w:line="360" w:lineRule="auto"/>
        <w:ind w:firstLine="567"/>
        <w:jc w:val="both"/>
      </w:pPr>
      <w:r>
        <w:t xml:space="preserve">Пакет </w:t>
      </w:r>
      <w:r>
        <w:rPr>
          <w:lang w:val="en-US"/>
        </w:rPr>
        <w:t>Domain</w:t>
      </w:r>
      <w:r>
        <w:t xml:space="preserve"> </w:t>
      </w:r>
      <w:r w:rsidRPr="003150F2">
        <w:t>Model</w:t>
      </w:r>
      <w:r>
        <w:t xml:space="preserve"> содержит: </w:t>
      </w:r>
    </w:p>
    <w:p w:rsidR="009B1FEC" w:rsidRDefault="009B1FEC" w:rsidP="00BC1B82">
      <w:pPr>
        <w:numPr>
          <w:ilvl w:val="0"/>
          <w:numId w:val="1"/>
        </w:numPr>
        <w:spacing w:line="360" w:lineRule="auto"/>
        <w:jc w:val="both"/>
      </w:pPr>
      <w:r>
        <w:t>Диаграмму</w:t>
      </w:r>
      <w:r w:rsidRPr="00B37C05">
        <w:t xml:space="preserve"> </w:t>
      </w:r>
      <w:r w:rsidR="00FE75A9">
        <w:rPr>
          <w:noProof/>
        </w:rPr>
        <w:drawing>
          <wp:inline distT="0" distB="0" distL="0" distR="0">
            <wp:extent cx="246380" cy="191135"/>
            <wp:effectExtent l="19050" t="0" r="1270" b="0"/>
            <wp:docPr id="70"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66"/>
                    <a:srcRect/>
                    <a:stretch>
                      <a:fillRect/>
                    </a:stretch>
                  </pic:blipFill>
                  <pic:spPr bwMode="auto">
                    <a:xfrm>
                      <a:off x="0" y="0"/>
                      <a:ext cx="246380" cy="191135"/>
                    </a:xfrm>
                    <a:prstGeom prst="rect">
                      <a:avLst/>
                    </a:prstGeom>
                    <a:noFill/>
                    <a:ln w="9525">
                      <a:noFill/>
                      <a:miter lim="800000"/>
                      <a:headEnd/>
                      <a:tailEnd/>
                    </a:ln>
                  </pic:spPr>
                </pic:pic>
              </a:graphicData>
            </a:graphic>
          </wp:inline>
        </w:drawing>
      </w:r>
      <w:r w:rsidRPr="00B37C05">
        <w:t xml:space="preserve"> </w:t>
      </w:r>
      <w:r>
        <w:rPr>
          <w:lang w:val="en-US"/>
        </w:rPr>
        <w:t>Domain</w:t>
      </w:r>
      <w:r w:rsidRPr="007C01A5">
        <w:t xml:space="preserve"> </w:t>
      </w:r>
      <w:r>
        <w:rPr>
          <w:lang w:val="en-US"/>
        </w:rPr>
        <w:t>Model</w:t>
      </w:r>
      <w:r>
        <w:t xml:space="preserve"> для краткого описания содержания пакета диаграмм </w:t>
      </w:r>
      <w:r>
        <w:rPr>
          <w:lang w:val="en-US"/>
        </w:rPr>
        <w:t>Domain</w:t>
      </w:r>
      <w:r w:rsidRPr="003150F2">
        <w:t xml:space="preserve"> </w:t>
      </w:r>
      <w:r>
        <w:rPr>
          <w:lang w:val="en-US"/>
        </w:rPr>
        <w:t>Objects</w:t>
      </w:r>
      <w:r>
        <w:t xml:space="preserve"> (рис. 24), где представлен эт</w:t>
      </w:r>
      <w:r w:rsidRPr="003150F2">
        <w:t>от</w:t>
      </w:r>
      <w:r>
        <w:t xml:space="preserve"> пакет с содержанием по умолчанию, описание возможностей диаграммы,  комментарии к пакетам, ссылки на справочную информацию.</w:t>
      </w:r>
    </w:p>
    <w:p w:rsidR="009B1FEC" w:rsidRDefault="009B1FEC" w:rsidP="00BC1B82">
      <w:pPr>
        <w:numPr>
          <w:ilvl w:val="0"/>
          <w:numId w:val="1"/>
        </w:numPr>
        <w:spacing w:line="360" w:lineRule="auto"/>
        <w:jc w:val="both"/>
      </w:pPr>
      <w:r>
        <w:t xml:space="preserve">Пакет </w:t>
      </w:r>
      <w:r>
        <w:rPr>
          <w:lang w:val="en-US"/>
        </w:rPr>
        <w:t>Domain</w:t>
      </w:r>
      <w:r w:rsidRPr="003150F2">
        <w:t xml:space="preserve"> </w:t>
      </w:r>
      <w:r>
        <w:rPr>
          <w:lang w:val="en-US"/>
        </w:rPr>
        <w:t>Objects</w:t>
      </w:r>
      <w:r>
        <w:t xml:space="preserve"> предназначен для хранения диаграммы Domain Objects и ее элементов, описывающих объекты (классы) предметной области.</w:t>
      </w:r>
      <w:r w:rsidRPr="000528C3">
        <w:t xml:space="preserve"> </w:t>
      </w:r>
      <w:r>
        <w:t xml:space="preserve">По умолчанию в данной папке создаются классы: </w:t>
      </w:r>
      <w:r>
        <w:rPr>
          <w:lang w:val="en-US"/>
        </w:rPr>
        <w:t>Class</w:t>
      </w:r>
      <w:r w:rsidRPr="00A97F17">
        <w:t xml:space="preserve"> </w:t>
      </w:r>
      <w:r>
        <w:t xml:space="preserve">1, </w:t>
      </w:r>
      <w:r>
        <w:rPr>
          <w:lang w:val="en-US"/>
        </w:rPr>
        <w:t>Class</w:t>
      </w:r>
      <w:r w:rsidRPr="00A97F17">
        <w:t xml:space="preserve"> </w:t>
      </w:r>
      <w:r>
        <w:t xml:space="preserve">2, </w:t>
      </w:r>
      <w:r>
        <w:rPr>
          <w:lang w:val="en-US"/>
        </w:rPr>
        <w:t>Class</w:t>
      </w:r>
      <w:r w:rsidRPr="00A97F17">
        <w:t xml:space="preserve"> </w:t>
      </w:r>
      <w:r>
        <w:t>3.</w:t>
      </w:r>
    </w:p>
    <w:p w:rsidR="009B1FEC" w:rsidRDefault="009B1FEC" w:rsidP="003150F2">
      <w:pPr>
        <w:spacing w:line="360" w:lineRule="auto"/>
        <w:ind w:firstLine="567"/>
        <w:jc w:val="both"/>
      </w:pPr>
    </w:p>
    <w:p w:rsidR="009B1FEC" w:rsidRDefault="00FE75A9" w:rsidP="003150F2">
      <w:pPr>
        <w:spacing w:line="360" w:lineRule="auto"/>
        <w:ind w:firstLine="567"/>
        <w:jc w:val="center"/>
      </w:pPr>
      <w:r>
        <w:rPr>
          <w:noProof/>
        </w:rPr>
        <w:drawing>
          <wp:inline distT="0" distB="0" distL="0" distR="0">
            <wp:extent cx="4730750" cy="1876425"/>
            <wp:effectExtent l="1905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7"/>
                    <a:srcRect/>
                    <a:stretch>
                      <a:fillRect/>
                    </a:stretch>
                  </pic:blipFill>
                  <pic:spPr bwMode="auto">
                    <a:xfrm>
                      <a:off x="0" y="0"/>
                      <a:ext cx="4730750" cy="1876425"/>
                    </a:xfrm>
                    <a:prstGeom prst="rect">
                      <a:avLst/>
                    </a:prstGeom>
                    <a:noFill/>
                    <a:ln w="9525">
                      <a:noFill/>
                      <a:miter lim="800000"/>
                      <a:headEnd/>
                      <a:tailEnd/>
                    </a:ln>
                  </pic:spPr>
                </pic:pic>
              </a:graphicData>
            </a:graphic>
          </wp:inline>
        </w:drawing>
      </w:r>
    </w:p>
    <w:p w:rsidR="009B1FEC" w:rsidRPr="003150F2" w:rsidRDefault="009B1FEC" w:rsidP="003150F2">
      <w:pPr>
        <w:spacing w:after="120" w:line="360" w:lineRule="auto"/>
        <w:jc w:val="center"/>
      </w:pPr>
      <w:r w:rsidRPr="009F5EE9">
        <w:rPr>
          <w:b/>
          <w:bCs/>
        </w:rPr>
        <w:t xml:space="preserve">Рис. </w:t>
      </w:r>
      <w:r>
        <w:rPr>
          <w:b/>
          <w:bCs/>
        </w:rPr>
        <w:t>24</w:t>
      </w:r>
      <w:r w:rsidRPr="009F5EE9">
        <w:rPr>
          <w:b/>
          <w:bCs/>
        </w:rPr>
        <w:t>.</w:t>
      </w:r>
      <w:r>
        <w:t xml:space="preserve"> Содержание пакета </w:t>
      </w:r>
      <w:r>
        <w:rPr>
          <w:lang w:val="en-US"/>
        </w:rPr>
        <w:t>Domain</w:t>
      </w:r>
      <w:r w:rsidRPr="00B61733">
        <w:t xml:space="preserve"> </w:t>
      </w:r>
      <w:r>
        <w:rPr>
          <w:lang w:val="en-US"/>
        </w:rPr>
        <w:t>Model</w:t>
      </w:r>
    </w:p>
    <w:p w:rsidR="009B1FEC" w:rsidRPr="00B61733" w:rsidRDefault="009B1FEC" w:rsidP="00B61733">
      <w:pPr>
        <w:spacing w:line="360" w:lineRule="auto"/>
        <w:ind w:firstLine="567"/>
        <w:jc w:val="both"/>
      </w:pPr>
      <w:r>
        <w:lastRenderedPageBreak/>
        <w:t>Для построения диаграммы</w:t>
      </w:r>
      <w:r w:rsidRPr="00063218">
        <w:t xml:space="preserve"> </w:t>
      </w:r>
      <w:r>
        <w:rPr>
          <w:lang w:val="en-US"/>
        </w:rPr>
        <w:t>Domain</w:t>
      </w:r>
      <w:r w:rsidRPr="00B61733">
        <w:t xml:space="preserve"> </w:t>
      </w:r>
      <w:r>
        <w:rPr>
          <w:lang w:val="en-US"/>
        </w:rPr>
        <w:t>Model</w:t>
      </w:r>
      <w:r>
        <w:t xml:space="preserve"> используется инструмент</w:t>
      </w:r>
      <w:r w:rsidRPr="00B2457F">
        <w:t xml:space="preserve">ы панели </w:t>
      </w:r>
      <w:r>
        <w:rPr>
          <w:lang w:val="en-US"/>
        </w:rPr>
        <w:t>Class</w:t>
      </w:r>
      <w:r w:rsidRPr="00063218">
        <w:t xml:space="preserve"> (</w:t>
      </w:r>
      <w:r>
        <w:t xml:space="preserve">рис. </w:t>
      </w:r>
      <w:r w:rsidRPr="00063218">
        <w:t>2</w:t>
      </w:r>
      <w:r w:rsidRPr="00B61733">
        <w:t>5</w:t>
      </w:r>
      <w:r w:rsidRPr="00063218">
        <w:t>)</w:t>
      </w:r>
      <w:r>
        <w:t>. Описание основных</w:t>
      </w:r>
      <w:r w:rsidRPr="00B61733">
        <w:t xml:space="preserve"> </w:t>
      </w:r>
      <w:r>
        <w:t xml:space="preserve">элементов диаграммы </w:t>
      </w:r>
      <w:r>
        <w:rPr>
          <w:lang w:val="en-US"/>
        </w:rPr>
        <w:t>Domain</w:t>
      </w:r>
      <w:r w:rsidRPr="00B61733">
        <w:t xml:space="preserve"> </w:t>
      </w:r>
      <w:r>
        <w:rPr>
          <w:lang w:val="en-US"/>
        </w:rPr>
        <w:t>Model</w:t>
      </w:r>
      <w:r>
        <w:t xml:space="preserve"> представлены в таблице (табл. 4).</w:t>
      </w:r>
    </w:p>
    <w:p w:rsidR="009B1FEC" w:rsidRDefault="00FE75A9" w:rsidP="00B61733">
      <w:pPr>
        <w:spacing w:line="360" w:lineRule="auto"/>
        <w:ind w:firstLine="567"/>
        <w:jc w:val="center"/>
      </w:pPr>
      <w:r>
        <w:rPr>
          <w:noProof/>
        </w:rPr>
        <w:drawing>
          <wp:inline distT="0" distB="0" distL="0" distR="0">
            <wp:extent cx="1296035" cy="2981960"/>
            <wp:effectExtent l="19050" t="0" r="0" b="0"/>
            <wp:docPr id="72"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68"/>
                    <a:srcRect/>
                    <a:stretch>
                      <a:fillRect/>
                    </a:stretch>
                  </pic:blipFill>
                  <pic:spPr bwMode="auto">
                    <a:xfrm>
                      <a:off x="0" y="0"/>
                      <a:ext cx="1296035" cy="2981960"/>
                    </a:xfrm>
                    <a:prstGeom prst="rect">
                      <a:avLst/>
                    </a:prstGeom>
                    <a:noFill/>
                    <a:ln w="9525">
                      <a:noFill/>
                      <a:miter lim="800000"/>
                      <a:headEnd/>
                      <a:tailEnd/>
                    </a:ln>
                  </pic:spPr>
                </pic:pic>
              </a:graphicData>
            </a:graphic>
          </wp:inline>
        </w:drawing>
      </w:r>
    </w:p>
    <w:p w:rsidR="009B1FEC" w:rsidRPr="003150F2" w:rsidRDefault="009B1FEC" w:rsidP="00B61733">
      <w:pPr>
        <w:spacing w:line="360" w:lineRule="auto"/>
        <w:ind w:firstLine="567"/>
        <w:jc w:val="center"/>
      </w:pPr>
      <w:r w:rsidRPr="009F5EE9">
        <w:rPr>
          <w:b/>
          <w:bCs/>
        </w:rPr>
        <w:t xml:space="preserve">Рис. </w:t>
      </w:r>
      <w:r>
        <w:rPr>
          <w:b/>
          <w:bCs/>
        </w:rPr>
        <w:t>2</w:t>
      </w:r>
      <w:r w:rsidRPr="004157E3">
        <w:rPr>
          <w:b/>
          <w:bCs/>
        </w:rPr>
        <w:t>5</w:t>
      </w:r>
      <w:r w:rsidRPr="009F5EE9">
        <w:rPr>
          <w:b/>
          <w:bCs/>
        </w:rPr>
        <w:t>.</w:t>
      </w:r>
      <w:r>
        <w:t xml:space="preserve"> Инструменты панели </w:t>
      </w:r>
      <w:r>
        <w:rPr>
          <w:lang w:val="en-US"/>
        </w:rPr>
        <w:t>Class</w:t>
      </w:r>
    </w:p>
    <w:p w:rsidR="009B1FEC" w:rsidRDefault="009B1FEC" w:rsidP="003150F2">
      <w:pPr>
        <w:ind w:firstLine="284"/>
      </w:pPr>
    </w:p>
    <w:p w:rsidR="009B1FEC" w:rsidRDefault="009B1FEC" w:rsidP="00026CF7">
      <w:pPr>
        <w:spacing w:line="360" w:lineRule="auto"/>
        <w:jc w:val="center"/>
      </w:pPr>
      <w:r w:rsidRPr="006F7F17">
        <w:rPr>
          <w:b/>
          <w:bCs/>
        </w:rPr>
        <w:t xml:space="preserve">Таблица </w:t>
      </w:r>
      <w:r>
        <w:rPr>
          <w:b/>
          <w:bCs/>
        </w:rPr>
        <w:t>4</w:t>
      </w:r>
      <w:r w:rsidRPr="006F7F17">
        <w:rPr>
          <w:b/>
          <w:bCs/>
        </w:rPr>
        <w:t>.</w:t>
      </w:r>
      <w:r>
        <w:t xml:space="preserve"> Элементы диаграммы </w:t>
      </w:r>
      <w:r>
        <w:rPr>
          <w:lang w:val="en-US"/>
        </w:rPr>
        <w:t>Domain</w:t>
      </w:r>
      <w:r w:rsidRPr="00B61733">
        <w:t xml:space="preserve"> </w:t>
      </w:r>
      <w:r>
        <w:rPr>
          <w:lang w:val="en-US"/>
        </w:rPr>
        <w:t>Model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5055"/>
        <w:gridCol w:w="4514"/>
      </w:tblGrid>
      <w:tr w:rsidR="009B1FEC" w:rsidRPr="006F7F17">
        <w:tc>
          <w:tcPr>
            <w:tcW w:w="5055" w:type="dxa"/>
          </w:tcPr>
          <w:p w:rsidR="009B1FEC" w:rsidRPr="00E269C1" w:rsidRDefault="009B1FEC" w:rsidP="00E269C1">
            <w:pPr>
              <w:spacing w:line="360" w:lineRule="auto"/>
              <w:jc w:val="center"/>
              <w:rPr>
                <w:b/>
                <w:bCs/>
              </w:rPr>
            </w:pPr>
            <w:r w:rsidRPr="00E269C1">
              <w:rPr>
                <w:b/>
                <w:bCs/>
              </w:rPr>
              <w:t>Графический символ элемента модели</w:t>
            </w:r>
          </w:p>
        </w:tc>
        <w:tc>
          <w:tcPr>
            <w:tcW w:w="4516" w:type="dxa"/>
          </w:tcPr>
          <w:p w:rsidR="009B1FEC" w:rsidRPr="00E269C1" w:rsidRDefault="009B1FEC" w:rsidP="00E269C1">
            <w:pPr>
              <w:spacing w:line="360" w:lineRule="auto"/>
              <w:jc w:val="center"/>
              <w:rPr>
                <w:b/>
                <w:bCs/>
              </w:rPr>
            </w:pPr>
            <w:r w:rsidRPr="00E269C1">
              <w:rPr>
                <w:b/>
                <w:bCs/>
              </w:rPr>
              <w:t>Описание</w:t>
            </w:r>
          </w:p>
        </w:tc>
      </w:tr>
      <w:tr w:rsidR="009B1FEC">
        <w:tc>
          <w:tcPr>
            <w:tcW w:w="5055" w:type="dxa"/>
          </w:tcPr>
          <w:p w:rsidR="009B1FEC" w:rsidRDefault="00FE75A9" w:rsidP="00E269C1">
            <w:pPr>
              <w:spacing w:line="360" w:lineRule="auto"/>
              <w:jc w:val="center"/>
            </w:pPr>
            <w:r>
              <w:rPr>
                <w:noProof/>
              </w:rPr>
              <w:drawing>
                <wp:inline distT="0" distB="0" distL="0" distR="0">
                  <wp:extent cx="1336040" cy="1240155"/>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9"/>
                          <a:srcRect/>
                          <a:stretch>
                            <a:fillRect/>
                          </a:stretch>
                        </pic:blipFill>
                        <pic:spPr bwMode="auto">
                          <a:xfrm>
                            <a:off x="0" y="0"/>
                            <a:ext cx="1336040" cy="1240155"/>
                          </a:xfrm>
                          <a:prstGeom prst="rect">
                            <a:avLst/>
                          </a:prstGeom>
                          <a:noFill/>
                          <a:ln w="9525">
                            <a:noFill/>
                            <a:miter lim="800000"/>
                            <a:headEnd/>
                            <a:tailEnd/>
                          </a:ln>
                        </pic:spPr>
                      </pic:pic>
                    </a:graphicData>
                  </a:graphic>
                </wp:inline>
              </w:drawing>
            </w:r>
          </w:p>
        </w:tc>
        <w:tc>
          <w:tcPr>
            <w:tcW w:w="4516" w:type="dxa"/>
          </w:tcPr>
          <w:p w:rsidR="009B1FEC" w:rsidRPr="00063218" w:rsidRDefault="009B1FEC" w:rsidP="00E269C1">
            <w:pPr>
              <w:spacing w:line="360" w:lineRule="auto"/>
              <w:jc w:val="both"/>
            </w:pPr>
            <w:r w:rsidRPr="00E269C1">
              <w:rPr>
                <w:lang w:val="en-US"/>
              </w:rPr>
              <w:t>Class</w:t>
            </w:r>
            <w:r w:rsidRPr="00063218">
              <w:t xml:space="preserve">. </w:t>
            </w:r>
            <w:r>
              <w:t>Содержит имя класса. Имя класса указывается в верхней части прямоугольника. Имя формулируется как имя существительное, во множественном числе, пишется с заглавной буквы.</w:t>
            </w:r>
          </w:p>
        </w:tc>
      </w:tr>
      <w:tr w:rsidR="009B1FEC">
        <w:tc>
          <w:tcPr>
            <w:tcW w:w="5055" w:type="dxa"/>
          </w:tcPr>
          <w:p w:rsidR="009B1FEC" w:rsidRDefault="00FE75A9" w:rsidP="00E269C1">
            <w:pPr>
              <w:spacing w:line="360" w:lineRule="auto"/>
              <w:jc w:val="center"/>
            </w:pPr>
            <w:r>
              <w:rPr>
                <w:noProof/>
              </w:rPr>
              <w:drawing>
                <wp:inline distT="0" distB="0" distL="0" distR="0">
                  <wp:extent cx="3029585" cy="1248410"/>
                  <wp:effectExtent l="19050" t="0" r="0" b="0"/>
                  <wp:docPr id="74"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70"/>
                          <a:srcRect/>
                          <a:stretch>
                            <a:fillRect/>
                          </a:stretch>
                        </pic:blipFill>
                        <pic:spPr bwMode="auto">
                          <a:xfrm>
                            <a:off x="0" y="0"/>
                            <a:ext cx="3029585" cy="1248410"/>
                          </a:xfrm>
                          <a:prstGeom prst="rect">
                            <a:avLst/>
                          </a:prstGeom>
                          <a:noFill/>
                          <a:ln w="9525">
                            <a:noFill/>
                            <a:miter lim="800000"/>
                            <a:headEnd/>
                            <a:tailEnd/>
                          </a:ln>
                        </pic:spPr>
                      </pic:pic>
                    </a:graphicData>
                  </a:graphic>
                </wp:inline>
              </w:drawing>
            </w:r>
          </w:p>
          <w:p w:rsidR="009B1FEC" w:rsidRDefault="00FE75A9" w:rsidP="00E269C1">
            <w:pPr>
              <w:spacing w:line="360" w:lineRule="auto"/>
              <w:jc w:val="center"/>
            </w:pPr>
            <w:r>
              <w:rPr>
                <w:noProof/>
              </w:rPr>
              <w:drawing>
                <wp:inline distT="0" distB="0" distL="0" distR="0">
                  <wp:extent cx="2973705" cy="1240155"/>
                  <wp:effectExtent l="19050" t="0" r="0" b="0"/>
                  <wp:docPr id="75"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71"/>
                          <a:srcRect/>
                          <a:stretch>
                            <a:fillRect/>
                          </a:stretch>
                        </pic:blipFill>
                        <pic:spPr bwMode="auto">
                          <a:xfrm>
                            <a:off x="0" y="0"/>
                            <a:ext cx="2973705" cy="1240155"/>
                          </a:xfrm>
                          <a:prstGeom prst="rect">
                            <a:avLst/>
                          </a:prstGeom>
                          <a:noFill/>
                          <a:ln w="9525">
                            <a:noFill/>
                            <a:miter lim="800000"/>
                            <a:headEnd/>
                            <a:tailEnd/>
                          </a:ln>
                        </pic:spPr>
                      </pic:pic>
                    </a:graphicData>
                  </a:graphic>
                </wp:inline>
              </w:drawing>
            </w:r>
          </w:p>
        </w:tc>
        <w:tc>
          <w:tcPr>
            <w:tcW w:w="4516" w:type="dxa"/>
          </w:tcPr>
          <w:p w:rsidR="009B1FEC" w:rsidRDefault="009B1FEC" w:rsidP="00E269C1">
            <w:pPr>
              <w:spacing w:line="360" w:lineRule="auto"/>
              <w:jc w:val="both"/>
            </w:pPr>
            <w:r w:rsidRPr="00063218">
              <w:t>Отношени</w:t>
            </w:r>
            <w:r>
              <w:t>я</w:t>
            </w:r>
            <w:r w:rsidRPr="00063218">
              <w:t xml:space="preserve"> типа</w:t>
            </w:r>
            <w:r>
              <w:t>:</w:t>
            </w:r>
            <w:r w:rsidRPr="00063218">
              <w:t xml:space="preserve"> </w:t>
            </w:r>
          </w:p>
          <w:p w:rsidR="009B1FEC" w:rsidRDefault="009B1FEC" w:rsidP="00E269C1">
            <w:pPr>
              <w:numPr>
                <w:ilvl w:val="0"/>
                <w:numId w:val="8"/>
              </w:numPr>
              <w:tabs>
                <w:tab w:val="num" w:pos="318"/>
              </w:tabs>
              <w:spacing w:line="360" w:lineRule="auto"/>
              <w:jc w:val="both"/>
            </w:pPr>
            <w:r>
              <w:t>А</w:t>
            </w:r>
            <w:r w:rsidRPr="004E7669">
              <w:t xml:space="preserve">ссоциации (association relationship); </w:t>
            </w:r>
          </w:p>
          <w:p w:rsidR="009B1FEC" w:rsidRDefault="009B1FEC" w:rsidP="00E269C1">
            <w:pPr>
              <w:spacing w:line="360" w:lineRule="auto"/>
              <w:jc w:val="both"/>
            </w:pPr>
          </w:p>
          <w:p w:rsidR="009B1FEC" w:rsidRPr="004E7669" w:rsidRDefault="009B1FEC" w:rsidP="00E269C1">
            <w:pPr>
              <w:spacing w:line="360" w:lineRule="auto"/>
              <w:jc w:val="both"/>
            </w:pPr>
            <w:r w:rsidRPr="004E7669">
              <w:t xml:space="preserve"> </w:t>
            </w:r>
          </w:p>
          <w:p w:rsidR="009B1FEC" w:rsidRDefault="009B1FEC" w:rsidP="00E269C1">
            <w:pPr>
              <w:numPr>
                <w:ilvl w:val="0"/>
                <w:numId w:val="8"/>
              </w:numPr>
              <w:tabs>
                <w:tab w:val="num" w:pos="318"/>
              </w:tabs>
              <w:spacing w:line="360" w:lineRule="auto"/>
              <w:jc w:val="both"/>
            </w:pPr>
            <w:r>
              <w:t>О</w:t>
            </w:r>
            <w:r w:rsidRPr="004E7669">
              <w:t xml:space="preserve">бобщения (generalization relationship); </w:t>
            </w:r>
          </w:p>
          <w:p w:rsidR="009B1FEC" w:rsidRPr="00026CF7" w:rsidRDefault="009B1FEC" w:rsidP="00E269C1">
            <w:pPr>
              <w:spacing w:line="360" w:lineRule="auto"/>
              <w:jc w:val="both"/>
            </w:pPr>
          </w:p>
        </w:tc>
      </w:tr>
    </w:tbl>
    <w:p w:rsidR="009B1FEC" w:rsidRPr="009C1FDD" w:rsidRDefault="009B1FEC" w:rsidP="00B62D44">
      <w:pPr>
        <w:spacing w:line="360" w:lineRule="auto"/>
        <w:ind w:firstLine="567"/>
        <w:jc w:val="both"/>
      </w:pPr>
      <w:r>
        <w:lastRenderedPageBreak/>
        <w:t xml:space="preserve">Для примера приведем описание диаграммы </w:t>
      </w:r>
      <w:r>
        <w:rPr>
          <w:lang w:val="en-US"/>
        </w:rPr>
        <w:t>Domain</w:t>
      </w:r>
      <w:r w:rsidRPr="00B62D44">
        <w:t xml:space="preserve"> </w:t>
      </w:r>
      <w:r>
        <w:rPr>
          <w:lang w:val="en-US"/>
        </w:rPr>
        <w:t>Model</w:t>
      </w:r>
      <w:r>
        <w:t xml:space="preserve"> (рис. </w:t>
      </w:r>
      <w:r w:rsidRPr="008218FC">
        <w:t>2</w:t>
      </w:r>
      <w:r w:rsidRPr="00B62D44">
        <w:t>6</w:t>
      </w:r>
      <w:r>
        <w:t>) для бизнес процесса «</w:t>
      </w:r>
      <w:r w:rsidRPr="00BC4B79">
        <w:t>Запись клиента на оказание услуг</w:t>
      </w:r>
      <w:r>
        <w:t>», как результата проектирования.</w:t>
      </w:r>
    </w:p>
    <w:p w:rsidR="009B1FEC" w:rsidRDefault="00FE75A9" w:rsidP="006A43CE">
      <w:pPr>
        <w:spacing w:line="360" w:lineRule="auto"/>
        <w:jc w:val="center"/>
      </w:pPr>
      <w:r>
        <w:rPr>
          <w:noProof/>
        </w:rPr>
        <w:drawing>
          <wp:inline distT="0" distB="0" distL="0" distR="0">
            <wp:extent cx="4540250" cy="4397375"/>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2"/>
                    <a:srcRect/>
                    <a:stretch>
                      <a:fillRect/>
                    </a:stretch>
                  </pic:blipFill>
                  <pic:spPr bwMode="auto">
                    <a:xfrm>
                      <a:off x="0" y="0"/>
                      <a:ext cx="4540250" cy="4397375"/>
                    </a:xfrm>
                    <a:prstGeom prst="rect">
                      <a:avLst/>
                    </a:prstGeom>
                    <a:noFill/>
                    <a:ln w="9525">
                      <a:noFill/>
                      <a:miter lim="800000"/>
                      <a:headEnd/>
                      <a:tailEnd/>
                    </a:ln>
                  </pic:spPr>
                </pic:pic>
              </a:graphicData>
            </a:graphic>
          </wp:inline>
        </w:drawing>
      </w:r>
    </w:p>
    <w:p w:rsidR="009B1FEC" w:rsidRPr="003150F2" w:rsidRDefault="009B1FEC" w:rsidP="006A43CE">
      <w:pPr>
        <w:spacing w:line="360" w:lineRule="auto"/>
        <w:ind w:firstLine="567"/>
        <w:jc w:val="center"/>
      </w:pPr>
      <w:r w:rsidRPr="009F5EE9">
        <w:rPr>
          <w:b/>
          <w:bCs/>
        </w:rPr>
        <w:t xml:space="preserve">Рис. </w:t>
      </w:r>
      <w:r>
        <w:rPr>
          <w:b/>
          <w:bCs/>
        </w:rPr>
        <w:t>26</w:t>
      </w:r>
      <w:r w:rsidRPr="009F5EE9">
        <w:rPr>
          <w:b/>
          <w:bCs/>
        </w:rPr>
        <w:t>.</w:t>
      </w:r>
      <w:r>
        <w:t xml:space="preserve"> Пример диаграммы </w:t>
      </w:r>
      <w:r>
        <w:rPr>
          <w:lang w:val="en-US"/>
        </w:rPr>
        <w:t>Domain</w:t>
      </w:r>
      <w:r w:rsidRPr="00B62D44">
        <w:t xml:space="preserve"> </w:t>
      </w:r>
      <w:r>
        <w:rPr>
          <w:lang w:val="en-US"/>
        </w:rPr>
        <w:t>Model</w:t>
      </w:r>
    </w:p>
    <w:p w:rsidR="009B1FEC" w:rsidRDefault="009B1FEC" w:rsidP="00BC1B82">
      <w:pPr>
        <w:pStyle w:val="2"/>
        <w:numPr>
          <w:ilvl w:val="1"/>
          <w:numId w:val="15"/>
        </w:numPr>
      </w:pPr>
      <w:bookmarkStart w:id="11" w:name="_Toc493076456"/>
      <w:r>
        <w:t>Диаграмма анализа пригодности</w:t>
      </w:r>
      <w:bookmarkEnd w:id="11"/>
    </w:p>
    <w:p w:rsidR="009B1FEC" w:rsidRPr="00105ADF" w:rsidRDefault="009B1FEC" w:rsidP="00CC2B69">
      <w:pPr>
        <w:spacing w:line="360" w:lineRule="auto"/>
        <w:ind w:firstLine="567"/>
        <w:jc w:val="both"/>
      </w:pPr>
      <w:r w:rsidRPr="00CC2B69">
        <w:t>Следующим шагом проектирования в рамках рассматриваемого проекта является разработка диаграмм</w:t>
      </w:r>
      <w:r>
        <w:t>ы</w:t>
      </w:r>
      <w:r w:rsidRPr="00CC2B69">
        <w:t xml:space="preserve"> анализа пригодности</w:t>
      </w:r>
      <w:r>
        <w:t>, предложенной А. Джекобсоном. По его мнению, диаграммы UML условно можно разбить на две группы: «что?» и «как?». При переходе от анализа «что?» к этапу проектирования «как?» в методологии образуется «разрыв», который создает проблемы для проектировщиков. Для ликвидации данного разрыва и была предложена диаграмма анализа пригодности</w:t>
      </w:r>
      <w:r w:rsidRPr="00105ADF">
        <w:t xml:space="preserve"> (</w:t>
      </w:r>
      <w:r>
        <w:t>рис.</w:t>
      </w:r>
      <w:r w:rsidRPr="00105ADF">
        <w:t xml:space="preserve"> 2</w:t>
      </w:r>
      <w:r>
        <w:t>7</w:t>
      </w:r>
      <w:r w:rsidRPr="00105ADF">
        <w:t>)</w:t>
      </w:r>
      <w:r>
        <w:t xml:space="preserve">. </w:t>
      </w:r>
    </w:p>
    <w:p w:rsidR="009B1FEC" w:rsidRDefault="00FE75A9" w:rsidP="00105ADF">
      <w:pPr>
        <w:spacing w:line="360" w:lineRule="auto"/>
        <w:jc w:val="both"/>
      </w:pPr>
      <w:r>
        <w:rPr>
          <w:noProof/>
        </w:rPr>
        <w:lastRenderedPageBreak/>
        <w:drawing>
          <wp:inline distT="0" distB="0" distL="0" distR="0">
            <wp:extent cx="5868035" cy="3585845"/>
            <wp:effectExtent l="1905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3"/>
                    <a:srcRect/>
                    <a:stretch>
                      <a:fillRect/>
                    </a:stretch>
                  </pic:blipFill>
                  <pic:spPr bwMode="auto">
                    <a:xfrm>
                      <a:off x="0" y="0"/>
                      <a:ext cx="5868035" cy="3585845"/>
                    </a:xfrm>
                    <a:prstGeom prst="rect">
                      <a:avLst/>
                    </a:prstGeom>
                    <a:noFill/>
                    <a:ln w="9525">
                      <a:noFill/>
                      <a:miter lim="800000"/>
                      <a:headEnd/>
                      <a:tailEnd/>
                    </a:ln>
                  </pic:spPr>
                </pic:pic>
              </a:graphicData>
            </a:graphic>
          </wp:inline>
        </w:drawing>
      </w:r>
    </w:p>
    <w:p w:rsidR="009B1FEC" w:rsidRPr="00105ADF" w:rsidRDefault="009B1FEC" w:rsidP="00105ADF">
      <w:pPr>
        <w:spacing w:line="360" w:lineRule="auto"/>
        <w:ind w:firstLine="567"/>
        <w:jc w:val="center"/>
      </w:pPr>
      <w:r w:rsidRPr="009F5EE9">
        <w:rPr>
          <w:b/>
          <w:bCs/>
        </w:rPr>
        <w:t xml:space="preserve">Рис. </w:t>
      </w:r>
      <w:r>
        <w:rPr>
          <w:b/>
          <w:bCs/>
        </w:rPr>
        <w:t>27</w:t>
      </w:r>
      <w:r w:rsidRPr="009F5EE9">
        <w:rPr>
          <w:b/>
          <w:bCs/>
        </w:rPr>
        <w:t>.</w:t>
      </w:r>
      <w:r>
        <w:t xml:space="preserve"> «Разрыв» в понимании методологии UML</w:t>
      </w:r>
    </w:p>
    <w:p w:rsidR="009B1FEC" w:rsidRPr="00105ADF" w:rsidRDefault="009B1FEC" w:rsidP="00105ADF">
      <w:pPr>
        <w:spacing w:line="360" w:lineRule="auto"/>
        <w:jc w:val="both"/>
      </w:pPr>
    </w:p>
    <w:p w:rsidR="009B1FEC" w:rsidRDefault="009B1FEC" w:rsidP="00CC2B69">
      <w:pPr>
        <w:spacing w:line="360" w:lineRule="auto"/>
        <w:ind w:firstLine="567"/>
        <w:jc w:val="both"/>
      </w:pPr>
      <w:r>
        <w:t>Диаграмма не входит в стандарт UML, однако EA предоставляется возможности для ее построения.</w:t>
      </w:r>
    </w:p>
    <w:p w:rsidR="009B1FEC" w:rsidRPr="004157E3" w:rsidRDefault="009B1FEC" w:rsidP="004D1ACC">
      <w:pPr>
        <w:spacing w:line="360" w:lineRule="auto"/>
        <w:ind w:firstLine="567"/>
        <w:jc w:val="both"/>
      </w:pPr>
      <w:r>
        <w:t>Для построения диаграммы</w:t>
      </w:r>
      <w:r w:rsidRPr="00063218">
        <w:t xml:space="preserve"> </w:t>
      </w:r>
      <w:r>
        <w:t>используется инструмент</w:t>
      </w:r>
      <w:r w:rsidRPr="00B2457F">
        <w:t xml:space="preserve">ы панели </w:t>
      </w:r>
      <w:r>
        <w:rPr>
          <w:lang w:val="en-US"/>
        </w:rPr>
        <w:t>Analysis</w:t>
      </w:r>
      <w:r w:rsidRPr="00063218">
        <w:t xml:space="preserve"> (</w:t>
      </w:r>
      <w:r>
        <w:t xml:space="preserve">рис. </w:t>
      </w:r>
      <w:r w:rsidRPr="00063218">
        <w:t>2</w:t>
      </w:r>
      <w:r>
        <w:t>8</w:t>
      </w:r>
      <w:r w:rsidRPr="00063218">
        <w:t>)</w:t>
      </w:r>
      <w:r>
        <w:t>. Описание основных</w:t>
      </w:r>
      <w:r w:rsidRPr="00B61733">
        <w:t xml:space="preserve"> </w:t>
      </w:r>
      <w:r>
        <w:t xml:space="preserve">элементов диаграммы </w:t>
      </w:r>
      <w:r w:rsidRPr="004D1ACC">
        <w:t>анализа пригодности</w:t>
      </w:r>
      <w:r>
        <w:t xml:space="preserve"> представлены в таблице (табл. 5).</w:t>
      </w:r>
    </w:p>
    <w:p w:rsidR="009B1FEC" w:rsidRDefault="009B1FEC" w:rsidP="00105ADF">
      <w:pPr>
        <w:spacing w:line="360" w:lineRule="auto"/>
        <w:ind w:firstLine="567"/>
        <w:jc w:val="both"/>
      </w:pPr>
      <w:r>
        <w:t xml:space="preserve">На схемах </w:t>
      </w:r>
      <w:r w:rsidRPr="00105ADF">
        <w:t>(рис.</w:t>
      </w:r>
      <w:r>
        <w:t xml:space="preserve"> 29, </w:t>
      </w:r>
      <w:r w:rsidRPr="00105ADF">
        <w:t>рис</w:t>
      </w:r>
      <w:r>
        <w:t>. 30</w:t>
      </w:r>
      <w:r w:rsidRPr="00105ADF">
        <w:t xml:space="preserve">) </w:t>
      </w:r>
      <w:r>
        <w:t>показано место диаграммы анализа пригодности в процессе проектирования.</w:t>
      </w:r>
    </w:p>
    <w:p w:rsidR="009B1FEC" w:rsidRPr="003150F2" w:rsidRDefault="009B1FEC" w:rsidP="00105ADF">
      <w:pPr>
        <w:spacing w:line="360" w:lineRule="auto"/>
        <w:ind w:firstLine="567"/>
        <w:jc w:val="both"/>
      </w:pPr>
      <w:r>
        <w:t>В таблице (табл. 6) показаны правила создания отношений между элементами диаграммы.</w:t>
      </w:r>
    </w:p>
    <w:p w:rsidR="009B1FEC" w:rsidRPr="00105ADF" w:rsidRDefault="009B1FEC" w:rsidP="004D1ACC">
      <w:pPr>
        <w:spacing w:line="360" w:lineRule="auto"/>
        <w:ind w:firstLine="567"/>
        <w:jc w:val="both"/>
      </w:pPr>
    </w:p>
    <w:p w:rsidR="009B1FEC" w:rsidRDefault="00FE75A9" w:rsidP="004D1ACC">
      <w:pPr>
        <w:spacing w:line="360" w:lineRule="auto"/>
        <w:ind w:firstLine="567"/>
        <w:jc w:val="center"/>
      </w:pPr>
      <w:r>
        <w:rPr>
          <w:noProof/>
        </w:rPr>
        <w:lastRenderedPageBreak/>
        <w:drawing>
          <wp:inline distT="0" distB="0" distL="0" distR="0">
            <wp:extent cx="1336040" cy="3498850"/>
            <wp:effectExtent l="19050" t="0" r="0" b="0"/>
            <wp:docPr id="78"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74"/>
                    <a:srcRect/>
                    <a:stretch>
                      <a:fillRect/>
                    </a:stretch>
                  </pic:blipFill>
                  <pic:spPr bwMode="auto">
                    <a:xfrm>
                      <a:off x="0" y="0"/>
                      <a:ext cx="1336040" cy="3498850"/>
                    </a:xfrm>
                    <a:prstGeom prst="rect">
                      <a:avLst/>
                    </a:prstGeom>
                    <a:noFill/>
                    <a:ln w="9525">
                      <a:noFill/>
                      <a:miter lim="800000"/>
                      <a:headEnd/>
                      <a:tailEnd/>
                    </a:ln>
                  </pic:spPr>
                </pic:pic>
              </a:graphicData>
            </a:graphic>
          </wp:inline>
        </w:drawing>
      </w:r>
    </w:p>
    <w:p w:rsidR="009B1FEC" w:rsidRPr="003150F2" w:rsidRDefault="009B1FEC" w:rsidP="004D1ACC">
      <w:pPr>
        <w:spacing w:line="360" w:lineRule="auto"/>
        <w:ind w:firstLine="567"/>
        <w:jc w:val="center"/>
      </w:pPr>
      <w:r w:rsidRPr="009F5EE9">
        <w:rPr>
          <w:b/>
          <w:bCs/>
        </w:rPr>
        <w:t xml:space="preserve">Рис. </w:t>
      </w:r>
      <w:r>
        <w:rPr>
          <w:b/>
          <w:bCs/>
        </w:rPr>
        <w:t>28</w:t>
      </w:r>
      <w:r w:rsidRPr="009F5EE9">
        <w:rPr>
          <w:b/>
          <w:bCs/>
        </w:rPr>
        <w:t>.</w:t>
      </w:r>
      <w:r>
        <w:t xml:space="preserve"> Инструменты панели </w:t>
      </w:r>
      <w:r>
        <w:rPr>
          <w:lang w:val="en-US"/>
        </w:rPr>
        <w:t>Analysis</w:t>
      </w:r>
    </w:p>
    <w:p w:rsidR="009B1FEC" w:rsidRDefault="009B1FEC" w:rsidP="004D1ACC">
      <w:pPr>
        <w:ind w:firstLine="284"/>
      </w:pPr>
    </w:p>
    <w:p w:rsidR="009B1FEC" w:rsidRPr="004D1ACC" w:rsidRDefault="009B1FEC" w:rsidP="004D1ACC">
      <w:pPr>
        <w:spacing w:line="360" w:lineRule="auto"/>
        <w:jc w:val="center"/>
      </w:pPr>
      <w:r w:rsidRPr="006F7F17">
        <w:rPr>
          <w:b/>
          <w:bCs/>
        </w:rPr>
        <w:t xml:space="preserve">Таблица </w:t>
      </w:r>
      <w:r>
        <w:rPr>
          <w:b/>
          <w:bCs/>
        </w:rPr>
        <w:t>5</w:t>
      </w:r>
      <w:r w:rsidRPr="006F7F17">
        <w:rPr>
          <w:b/>
          <w:bCs/>
        </w:rPr>
        <w:t>.</w:t>
      </w:r>
      <w:r>
        <w:t xml:space="preserve"> Элементы диаграммы анализа пригодности</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784"/>
        <w:gridCol w:w="4785"/>
      </w:tblGrid>
      <w:tr w:rsidR="009B1FEC" w:rsidRPr="006F7F17">
        <w:tc>
          <w:tcPr>
            <w:tcW w:w="4785" w:type="dxa"/>
          </w:tcPr>
          <w:p w:rsidR="009B1FEC" w:rsidRPr="00E269C1" w:rsidRDefault="009B1FEC" w:rsidP="00E269C1">
            <w:pPr>
              <w:spacing w:line="360" w:lineRule="auto"/>
              <w:jc w:val="center"/>
              <w:rPr>
                <w:b/>
                <w:bCs/>
              </w:rPr>
            </w:pPr>
            <w:r w:rsidRPr="00E269C1">
              <w:rPr>
                <w:b/>
                <w:bCs/>
              </w:rPr>
              <w:t>Графический символ элемента модели</w:t>
            </w:r>
          </w:p>
        </w:tc>
        <w:tc>
          <w:tcPr>
            <w:tcW w:w="4786" w:type="dxa"/>
          </w:tcPr>
          <w:p w:rsidR="009B1FEC" w:rsidRPr="00E269C1" w:rsidRDefault="009B1FEC" w:rsidP="00E269C1">
            <w:pPr>
              <w:spacing w:line="360" w:lineRule="auto"/>
              <w:jc w:val="center"/>
              <w:rPr>
                <w:b/>
                <w:bCs/>
              </w:rPr>
            </w:pPr>
            <w:r w:rsidRPr="00E269C1">
              <w:rPr>
                <w:b/>
                <w:bCs/>
              </w:rPr>
              <w:t>Описание</w:t>
            </w:r>
          </w:p>
        </w:tc>
      </w:tr>
      <w:tr w:rsidR="009B1FEC">
        <w:tc>
          <w:tcPr>
            <w:tcW w:w="4785" w:type="dxa"/>
          </w:tcPr>
          <w:p w:rsidR="009B1FEC" w:rsidRDefault="00FE75A9" w:rsidP="00E269C1">
            <w:pPr>
              <w:spacing w:line="360" w:lineRule="auto"/>
              <w:jc w:val="center"/>
            </w:pPr>
            <w:r>
              <w:rPr>
                <w:noProof/>
              </w:rPr>
              <w:drawing>
                <wp:inline distT="0" distB="0" distL="0" distR="0">
                  <wp:extent cx="1002030" cy="1192530"/>
                  <wp:effectExtent l="19050" t="0" r="762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5"/>
                          <a:srcRect/>
                          <a:stretch>
                            <a:fillRect/>
                          </a:stretch>
                        </pic:blipFill>
                        <pic:spPr bwMode="auto">
                          <a:xfrm>
                            <a:off x="0" y="0"/>
                            <a:ext cx="1002030" cy="1192530"/>
                          </a:xfrm>
                          <a:prstGeom prst="rect">
                            <a:avLst/>
                          </a:prstGeom>
                          <a:noFill/>
                          <a:ln w="9525">
                            <a:noFill/>
                            <a:miter lim="800000"/>
                            <a:headEnd/>
                            <a:tailEnd/>
                          </a:ln>
                        </pic:spPr>
                      </pic:pic>
                    </a:graphicData>
                  </a:graphic>
                </wp:inline>
              </w:drawing>
            </w:r>
          </w:p>
        </w:tc>
        <w:tc>
          <w:tcPr>
            <w:tcW w:w="4786" w:type="dxa"/>
          </w:tcPr>
          <w:p w:rsidR="009B1FEC" w:rsidRPr="004D1ACC" w:rsidRDefault="009B1FEC" w:rsidP="00E269C1">
            <w:pPr>
              <w:spacing w:line="360" w:lineRule="auto"/>
              <w:jc w:val="both"/>
            </w:pPr>
            <w:r w:rsidRPr="00E269C1">
              <w:rPr>
                <w:lang w:val="en-US"/>
              </w:rPr>
              <w:t>Boundary</w:t>
            </w:r>
            <w:r w:rsidRPr="00063218">
              <w:t xml:space="preserve">. </w:t>
            </w:r>
            <w:r w:rsidRPr="004D1ACC">
              <w:t>Граничный объект – это объект, которым актер пользуется при взаимодействии с системой.</w:t>
            </w:r>
          </w:p>
          <w:p w:rsidR="009B1FEC" w:rsidRPr="00063218" w:rsidRDefault="009B1FEC" w:rsidP="00E269C1">
            <w:pPr>
              <w:spacing w:line="360" w:lineRule="auto"/>
              <w:jc w:val="both"/>
            </w:pPr>
          </w:p>
        </w:tc>
      </w:tr>
      <w:tr w:rsidR="009B1FEC">
        <w:tc>
          <w:tcPr>
            <w:tcW w:w="4785" w:type="dxa"/>
          </w:tcPr>
          <w:p w:rsidR="009B1FEC" w:rsidRPr="004D1ACC" w:rsidRDefault="00FE75A9" w:rsidP="00E269C1">
            <w:pPr>
              <w:spacing w:line="360" w:lineRule="auto"/>
              <w:jc w:val="center"/>
              <w:rPr>
                <w:noProof/>
              </w:rPr>
            </w:pPr>
            <w:r>
              <w:rPr>
                <w:noProof/>
              </w:rPr>
              <w:drawing>
                <wp:inline distT="0" distB="0" distL="0" distR="0">
                  <wp:extent cx="954405" cy="1144905"/>
                  <wp:effectExtent l="19050" t="0" r="0" b="0"/>
                  <wp:docPr id="8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6"/>
                          <a:srcRect/>
                          <a:stretch>
                            <a:fillRect/>
                          </a:stretch>
                        </pic:blipFill>
                        <pic:spPr bwMode="auto">
                          <a:xfrm>
                            <a:off x="0" y="0"/>
                            <a:ext cx="954405" cy="1144905"/>
                          </a:xfrm>
                          <a:prstGeom prst="rect">
                            <a:avLst/>
                          </a:prstGeom>
                          <a:noFill/>
                          <a:ln w="9525">
                            <a:noFill/>
                            <a:miter lim="800000"/>
                            <a:headEnd/>
                            <a:tailEnd/>
                          </a:ln>
                        </pic:spPr>
                      </pic:pic>
                    </a:graphicData>
                  </a:graphic>
                </wp:inline>
              </w:drawing>
            </w:r>
          </w:p>
        </w:tc>
        <w:tc>
          <w:tcPr>
            <w:tcW w:w="4786" w:type="dxa"/>
          </w:tcPr>
          <w:p w:rsidR="009B1FEC" w:rsidRPr="004D1ACC" w:rsidRDefault="009B1FEC" w:rsidP="00E269C1">
            <w:pPr>
              <w:spacing w:line="360" w:lineRule="auto"/>
              <w:jc w:val="both"/>
            </w:pPr>
            <w:r w:rsidRPr="00E269C1">
              <w:rPr>
                <w:lang w:val="en-US"/>
              </w:rPr>
              <w:t>Entity</w:t>
            </w:r>
            <w:r w:rsidRPr="004D1ACC">
              <w:t>. Сущностный объект – это обычно объект модели предметной области.</w:t>
            </w:r>
          </w:p>
          <w:p w:rsidR="009B1FEC" w:rsidRPr="004D1ACC" w:rsidRDefault="009B1FEC" w:rsidP="00E269C1">
            <w:pPr>
              <w:spacing w:line="360" w:lineRule="auto"/>
              <w:jc w:val="both"/>
            </w:pPr>
          </w:p>
        </w:tc>
      </w:tr>
      <w:tr w:rsidR="009B1FEC">
        <w:tc>
          <w:tcPr>
            <w:tcW w:w="4785" w:type="dxa"/>
          </w:tcPr>
          <w:p w:rsidR="009B1FEC" w:rsidRPr="004D1ACC" w:rsidRDefault="00FE75A9" w:rsidP="00E269C1">
            <w:pPr>
              <w:spacing w:line="360" w:lineRule="auto"/>
              <w:jc w:val="center"/>
              <w:rPr>
                <w:noProof/>
              </w:rPr>
            </w:pPr>
            <w:r>
              <w:rPr>
                <w:noProof/>
              </w:rPr>
              <w:drawing>
                <wp:inline distT="0" distB="0" distL="0" distR="0">
                  <wp:extent cx="1002030" cy="1200785"/>
                  <wp:effectExtent l="19050" t="0" r="7620" b="0"/>
                  <wp:docPr id="8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77"/>
                          <a:srcRect/>
                          <a:stretch>
                            <a:fillRect/>
                          </a:stretch>
                        </pic:blipFill>
                        <pic:spPr bwMode="auto">
                          <a:xfrm>
                            <a:off x="0" y="0"/>
                            <a:ext cx="1002030" cy="1200785"/>
                          </a:xfrm>
                          <a:prstGeom prst="rect">
                            <a:avLst/>
                          </a:prstGeom>
                          <a:noFill/>
                          <a:ln w="9525">
                            <a:noFill/>
                            <a:miter lim="800000"/>
                            <a:headEnd/>
                            <a:tailEnd/>
                          </a:ln>
                        </pic:spPr>
                      </pic:pic>
                    </a:graphicData>
                  </a:graphic>
                </wp:inline>
              </w:drawing>
            </w:r>
          </w:p>
        </w:tc>
        <w:tc>
          <w:tcPr>
            <w:tcW w:w="4786" w:type="dxa"/>
          </w:tcPr>
          <w:p w:rsidR="009B1FEC" w:rsidRPr="004D1ACC" w:rsidRDefault="009B1FEC" w:rsidP="00E269C1">
            <w:pPr>
              <w:spacing w:line="360" w:lineRule="auto"/>
              <w:jc w:val="both"/>
            </w:pPr>
            <w:r w:rsidRPr="00E269C1">
              <w:rPr>
                <w:lang w:val="en-US"/>
              </w:rPr>
              <w:t>Control</w:t>
            </w:r>
            <w:r w:rsidRPr="004D1ACC">
              <w:t xml:space="preserve">. Управляющий объект –  (обычно называют контроллерами, т.к. им ничего не соответствует в реальном мире) это объект, выполняющий функцию «клея» между граничными и сущностными объектами. </w:t>
            </w:r>
          </w:p>
          <w:p w:rsidR="009B1FEC" w:rsidRPr="004D1ACC" w:rsidRDefault="009B1FEC" w:rsidP="00E269C1">
            <w:pPr>
              <w:spacing w:line="360" w:lineRule="auto"/>
              <w:jc w:val="both"/>
            </w:pPr>
          </w:p>
        </w:tc>
      </w:tr>
      <w:tr w:rsidR="009B1FEC">
        <w:tc>
          <w:tcPr>
            <w:tcW w:w="4785" w:type="dxa"/>
          </w:tcPr>
          <w:p w:rsidR="009B1FEC" w:rsidRDefault="00FE75A9" w:rsidP="00E269C1">
            <w:pPr>
              <w:spacing w:line="360" w:lineRule="auto"/>
              <w:jc w:val="center"/>
            </w:pPr>
            <w:r>
              <w:rPr>
                <w:noProof/>
              </w:rPr>
              <w:lastRenderedPageBreak/>
              <w:drawing>
                <wp:inline distT="0" distB="0" distL="0" distR="0">
                  <wp:extent cx="2266315" cy="1153160"/>
                  <wp:effectExtent l="19050" t="0" r="635" b="0"/>
                  <wp:docPr id="82"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78"/>
                          <a:srcRect/>
                          <a:stretch>
                            <a:fillRect/>
                          </a:stretch>
                        </pic:blipFill>
                        <pic:spPr bwMode="auto">
                          <a:xfrm>
                            <a:off x="0" y="0"/>
                            <a:ext cx="2266315" cy="1153160"/>
                          </a:xfrm>
                          <a:prstGeom prst="rect">
                            <a:avLst/>
                          </a:prstGeom>
                          <a:noFill/>
                          <a:ln w="9525">
                            <a:noFill/>
                            <a:miter lim="800000"/>
                            <a:headEnd/>
                            <a:tailEnd/>
                          </a:ln>
                        </pic:spPr>
                      </pic:pic>
                    </a:graphicData>
                  </a:graphic>
                </wp:inline>
              </w:drawing>
            </w:r>
          </w:p>
        </w:tc>
        <w:tc>
          <w:tcPr>
            <w:tcW w:w="4786" w:type="dxa"/>
          </w:tcPr>
          <w:p w:rsidR="009B1FEC" w:rsidRDefault="009B1FEC" w:rsidP="00E269C1">
            <w:pPr>
              <w:spacing w:line="360" w:lineRule="auto"/>
              <w:jc w:val="both"/>
            </w:pPr>
            <w:r w:rsidRPr="00063218">
              <w:t>Отношени</w:t>
            </w:r>
            <w:r>
              <w:t>я</w:t>
            </w:r>
            <w:r w:rsidRPr="00063218">
              <w:t xml:space="preserve"> типа</w:t>
            </w:r>
            <w:r>
              <w:t>:</w:t>
            </w:r>
            <w:r w:rsidRPr="00063218">
              <w:t xml:space="preserve"> </w:t>
            </w:r>
          </w:p>
          <w:p w:rsidR="009B1FEC" w:rsidRDefault="009B1FEC" w:rsidP="00E269C1">
            <w:pPr>
              <w:numPr>
                <w:ilvl w:val="0"/>
                <w:numId w:val="8"/>
              </w:numPr>
              <w:tabs>
                <w:tab w:val="num" w:pos="318"/>
              </w:tabs>
              <w:spacing w:line="360" w:lineRule="auto"/>
              <w:jc w:val="both"/>
            </w:pPr>
            <w:r>
              <w:t>А</w:t>
            </w:r>
            <w:r w:rsidRPr="004E7669">
              <w:t>ссоциации (association relationship)</w:t>
            </w:r>
            <w:r w:rsidRPr="004D1ACC">
              <w:t>.</w:t>
            </w:r>
            <w:r w:rsidRPr="004E7669">
              <w:t xml:space="preserve"> </w:t>
            </w:r>
          </w:p>
          <w:p w:rsidR="009B1FEC" w:rsidRDefault="009B1FEC" w:rsidP="00E269C1">
            <w:pPr>
              <w:spacing w:line="360" w:lineRule="auto"/>
              <w:jc w:val="both"/>
            </w:pPr>
            <w:r>
              <w:t>На данном отношении указывается наименование действия, совершаемого пользователем или системой.</w:t>
            </w:r>
          </w:p>
          <w:p w:rsidR="009B1FEC" w:rsidRPr="00026CF7" w:rsidRDefault="009B1FEC" w:rsidP="00E269C1">
            <w:pPr>
              <w:spacing w:line="360" w:lineRule="auto"/>
              <w:jc w:val="both"/>
            </w:pPr>
            <w:r w:rsidRPr="004E7669">
              <w:t xml:space="preserve"> </w:t>
            </w:r>
          </w:p>
        </w:tc>
      </w:tr>
    </w:tbl>
    <w:p w:rsidR="009B1FEC" w:rsidRDefault="009B1FEC" w:rsidP="004D1ACC">
      <w:pPr>
        <w:ind w:firstLine="284"/>
      </w:pPr>
    </w:p>
    <w:p w:rsidR="009B1FEC" w:rsidRDefault="009B1FEC" w:rsidP="00ED22F6">
      <w:pPr>
        <w:ind w:firstLine="284"/>
        <w:jc w:val="center"/>
      </w:pPr>
      <w:r w:rsidRPr="00ED22F6">
        <w:rPr>
          <w:b/>
          <w:bCs/>
        </w:rPr>
        <w:t>Таблица 6.</w:t>
      </w:r>
      <w:r>
        <w:t xml:space="preserve"> Правила образование связей между элементами диаграммы анализа пригодности</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784"/>
        <w:gridCol w:w="4785"/>
      </w:tblGrid>
      <w:tr w:rsidR="009B1FEC" w:rsidRPr="00ED22F6">
        <w:tc>
          <w:tcPr>
            <w:tcW w:w="4785" w:type="dxa"/>
          </w:tcPr>
          <w:p w:rsidR="009B1FEC" w:rsidRPr="00E269C1" w:rsidRDefault="009B1FEC" w:rsidP="00E269C1">
            <w:pPr>
              <w:spacing w:before="120" w:after="120"/>
              <w:jc w:val="center"/>
              <w:rPr>
                <w:b/>
                <w:bCs/>
              </w:rPr>
            </w:pPr>
            <w:r w:rsidRPr="00E269C1">
              <w:rPr>
                <w:b/>
                <w:bCs/>
              </w:rPr>
              <w:t>Разрешено</w:t>
            </w:r>
          </w:p>
        </w:tc>
        <w:tc>
          <w:tcPr>
            <w:tcW w:w="4786" w:type="dxa"/>
          </w:tcPr>
          <w:p w:rsidR="009B1FEC" w:rsidRPr="00E269C1" w:rsidRDefault="009B1FEC" w:rsidP="00E269C1">
            <w:pPr>
              <w:spacing w:before="120" w:after="120"/>
              <w:jc w:val="center"/>
              <w:rPr>
                <w:b/>
                <w:bCs/>
              </w:rPr>
            </w:pPr>
            <w:r w:rsidRPr="00E269C1">
              <w:rPr>
                <w:b/>
                <w:bCs/>
              </w:rPr>
              <w:t>Запрещено</w:t>
            </w:r>
          </w:p>
        </w:tc>
      </w:tr>
      <w:tr w:rsidR="009B1FEC">
        <w:tc>
          <w:tcPr>
            <w:tcW w:w="4785" w:type="dxa"/>
          </w:tcPr>
          <w:p w:rsidR="009B1FEC" w:rsidRDefault="00FE75A9" w:rsidP="00E269C1">
            <w:pPr>
              <w:jc w:val="center"/>
            </w:pPr>
            <w:r>
              <w:rPr>
                <w:noProof/>
              </w:rPr>
              <w:drawing>
                <wp:inline distT="0" distB="0" distL="0" distR="0">
                  <wp:extent cx="2266315" cy="3959860"/>
                  <wp:effectExtent l="19050" t="0" r="63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9"/>
                          <a:srcRect/>
                          <a:stretch>
                            <a:fillRect/>
                          </a:stretch>
                        </pic:blipFill>
                        <pic:spPr bwMode="auto">
                          <a:xfrm>
                            <a:off x="0" y="0"/>
                            <a:ext cx="2266315" cy="3959860"/>
                          </a:xfrm>
                          <a:prstGeom prst="rect">
                            <a:avLst/>
                          </a:prstGeom>
                          <a:noFill/>
                          <a:ln w="9525">
                            <a:noFill/>
                            <a:miter lim="800000"/>
                            <a:headEnd/>
                            <a:tailEnd/>
                          </a:ln>
                        </pic:spPr>
                      </pic:pic>
                    </a:graphicData>
                  </a:graphic>
                </wp:inline>
              </w:drawing>
            </w:r>
          </w:p>
        </w:tc>
        <w:tc>
          <w:tcPr>
            <w:tcW w:w="4786" w:type="dxa"/>
          </w:tcPr>
          <w:p w:rsidR="009B1FEC" w:rsidRDefault="00FE75A9" w:rsidP="00E269C1">
            <w:pPr>
              <w:jc w:val="center"/>
            </w:pPr>
            <w:r>
              <w:rPr>
                <w:noProof/>
              </w:rPr>
              <w:drawing>
                <wp:inline distT="0" distB="0" distL="0" distR="0">
                  <wp:extent cx="2289810" cy="4197985"/>
                  <wp:effectExtent l="1905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0"/>
                          <a:srcRect/>
                          <a:stretch>
                            <a:fillRect/>
                          </a:stretch>
                        </pic:blipFill>
                        <pic:spPr bwMode="auto">
                          <a:xfrm>
                            <a:off x="0" y="0"/>
                            <a:ext cx="2289810" cy="4197985"/>
                          </a:xfrm>
                          <a:prstGeom prst="rect">
                            <a:avLst/>
                          </a:prstGeom>
                          <a:noFill/>
                          <a:ln w="9525">
                            <a:noFill/>
                            <a:miter lim="800000"/>
                            <a:headEnd/>
                            <a:tailEnd/>
                          </a:ln>
                        </pic:spPr>
                      </pic:pic>
                    </a:graphicData>
                  </a:graphic>
                </wp:inline>
              </w:drawing>
            </w:r>
          </w:p>
        </w:tc>
      </w:tr>
    </w:tbl>
    <w:p w:rsidR="009B1FEC" w:rsidRDefault="009B1FEC" w:rsidP="004D1ACC">
      <w:pPr>
        <w:ind w:firstLine="284"/>
      </w:pPr>
    </w:p>
    <w:p w:rsidR="009B1FEC" w:rsidRDefault="00FE75A9" w:rsidP="00105ADF">
      <w:pPr>
        <w:spacing w:line="360" w:lineRule="auto"/>
        <w:jc w:val="both"/>
      </w:pPr>
      <w:r>
        <w:rPr>
          <w:noProof/>
        </w:rPr>
        <w:lastRenderedPageBreak/>
        <w:drawing>
          <wp:inline distT="0" distB="0" distL="0" distR="0">
            <wp:extent cx="5883910" cy="2973705"/>
            <wp:effectExtent l="19050" t="0" r="254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1"/>
                    <a:srcRect/>
                    <a:stretch>
                      <a:fillRect/>
                    </a:stretch>
                  </pic:blipFill>
                  <pic:spPr bwMode="auto">
                    <a:xfrm>
                      <a:off x="0" y="0"/>
                      <a:ext cx="5883910" cy="2973705"/>
                    </a:xfrm>
                    <a:prstGeom prst="rect">
                      <a:avLst/>
                    </a:prstGeom>
                    <a:noFill/>
                    <a:ln w="9525">
                      <a:noFill/>
                      <a:miter lim="800000"/>
                      <a:headEnd/>
                      <a:tailEnd/>
                    </a:ln>
                  </pic:spPr>
                </pic:pic>
              </a:graphicData>
            </a:graphic>
          </wp:inline>
        </w:drawing>
      </w:r>
    </w:p>
    <w:p w:rsidR="009B1FEC" w:rsidRPr="00105ADF" w:rsidRDefault="009B1FEC" w:rsidP="00105ADF">
      <w:pPr>
        <w:spacing w:line="360" w:lineRule="auto"/>
        <w:ind w:firstLine="567"/>
        <w:jc w:val="center"/>
      </w:pPr>
      <w:r w:rsidRPr="009F5EE9">
        <w:rPr>
          <w:b/>
          <w:bCs/>
        </w:rPr>
        <w:t xml:space="preserve">Рис. </w:t>
      </w:r>
      <w:r>
        <w:rPr>
          <w:b/>
          <w:bCs/>
        </w:rPr>
        <w:t>29</w:t>
      </w:r>
      <w:r w:rsidRPr="009F5EE9">
        <w:rPr>
          <w:b/>
          <w:bCs/>
        </w:rPr>
        <w:t>.</w:t>
      </w:r>
      <w:r>
        <w:t xml:space="preserve"> Взаимодействия диаграмм анализа пригодности, Use case и Sequence</w:t>
      </w:r>
    </w:p>
    <w:p w:rsidR="009B1FEC" w:rsidRDefault="00FE75A9" w:rsidP="00105ADF">
      <w:pPr>
        <w:spacing w:line="360" w:lineRule="auto"/>
        <w:jc w:val="center"/>
      </w:pPr>
      <w:r>
        <w:rPr>
          <w:noProof/>
        </w:rPr>
        <w:drawing>
          <wp:inline distT="0" distB="0" distL="0" distR="0">
            <wp:extent cx="5923915" cy="4237990"/>
            <wp:effectExtent l="19050" t="0" r="63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2"/>
                    <a:srcRect/>
                    <a:stretch>
                      <a:fillRect/>
                    </a:stretch>
                  </pic:blipFill>
                  <pic:spPr bwMode="auto">
                    <a:xfrm>
                      <a:off x="0" y="0"/>
                      <a:ext cx="5923915" cy="4237990"/>
                    </a:xfrm>
                    <a:prstGeom prst="rect">
                      <a:avLst/>
                    </a:prstGeom>
                    <a:noFill/>
                    <a:ln w="9525">
                      <a:noFill/>
                      <a:miter lim="800000"/>
                      <a:headEnd/>
                      <a:tailEnd/>
                    </a:ln>
                  </pic:spPr>
                </pic:pic>
              </a:graphicData>
            </a:graphic>
          </wp:inline>
        </w:drawing>
      </w:r>
    </w:p>
    <w:p w:rsidR="009B1FEC" w:rsidRPr="00105ADF" w:rsidRDefault="009B1FEC" w:rsidP="00105ADF">
      <w:pPr>
        <w:spacing w:line="360" w:lineRule="auto"/>
        <w:ind w:firstLine="567"/>
        <w:jc w:val="center"/>
      </w:pPr>
      <w:r w:rsidRPr="009F5EE9">
        <w:rPr>
          <w:b/>
          <w:bCs/>
        </w:rPr>
        <w:t xml:space="preserve">Рис. </w:t>
      </w:r>
      <w:r>
        <w:rPr>
          <w:b/>
          <w:bCs/>
        </w:rPr>
        <w:t>30</w:t>
      </w:r>
      <w:r w:rsidRPr="009F5EE9">
        <w:rPr>
          <w:b/>
          <w:bCs/>
        </w:rPr>
        <w:t>.</w:t>
      </w:r>
      <w:r>
        <w:t xml:space="preserve"> Взаимодействия диаграмм анализа пригодности, </w:t>
      </w:r>
      <w:r>
        <w:rPr>
          <w:lang w:val="en-US"/>
        </w:rPr>
        <w:t>Domain</w:t>
      </w:r>
      <w:r w:rsidRPr="00105ADF">
        <w:t xml:space="preserve"> </w:t>
      </w:r>
      <w:r>
        <w:rPr>
          <w:lang w:val="en-US"/>
        </w:rPr>
        <w:t>Model</w:t>
      </w:r>
      <w:r>
        <w:t xml:space="preserve"> и </w:t>
      </w:r>
      <w:r>
        <w:rPr>
          <w:lang w:val="en-US"/>
        </w:rPr>
        <w:t>Class</w:t>
      </w:r>
    </w:p>
    <w:p w:rsidR="009B1FEC" w:rsidRDefault="009B1FEC" w:rsidP="00ED22F6">
      <w:pPr>
        <w:spacing w:line="360" w:lineRule="auto"/>
        <w:ind w:firstLine="567"/>
        <w:jc w:val="both"/>
      </w:pPr>
    </w:p>
    <w:p w:rsidR="009B1FEC" w:rsidRDefault="009B1FEC" w:rsidP="00ED22F6">
      <w:pPr>
        <w:spacing w:line="360" w:lineRule="auto"/>
        <w:ind w:firstLine="567"/>
        <w:jc w:val="both"/>
      </w:pPr>
      <w:r>
        <w:t>Опишем последовательность построения диаграммы анализа пригодности. Основой данной диаграммы является диаграмма Use case и диаграмма Domain Model. Необходимо на диаграмме Use case</w:t>
      </w:r>
      <w:r w:rsidRPr="00ED22F6">
        <w:t xml:space="preserve"> </w:t>
      </w:r>
      <w:r>
        <w:t>выделить основные Use case (прецеденты, варианты использования), провести анализ их сценариев, о</w:t>
      </w:r>
      <w:r w:rsidRPr="00ED22F6">
        <w:t>бнаруж</w:t>
      </w:r>
      <w:r>
        <w:t>ить все</w:t>
      </w:r>
      <w:r w:rsidRPr="00ED22F6">
        <w:t xml:space="preserve"> объект</w:t>
      </w:r>
      <w:r>
        <w:t xml:space="preserve">ы (в том числе уже </w:t>
      </w:r>
      <w:r>
        <w:lastRenderedPageBreak/>
        <w:t>выделенные на диаграмме Domain Model), определить вид этих объектов: граничные, сущностные, управляющие, затем установить отношения между ними, соблюдая правила (табл. 6). В результате создания отношений могут быть выявлены новые объекты, не упоминаемые ранее при описании сценариев Use case.</w:t>
      </w:r>
    </w:p>
    <w:p w:rsidR="009B1FEC" w:rsidRPr="00044720" w:rsidRDefault="009B1FEC" w:rsidP="00ED22F6">
      <w:pPr>
        <w:spacing w:line="360" w:lineRule="auto"/>
        <w:ind w:firstLine="567"/>
        <w:jc w:val="both"/>
      </w:pPr>
      <w:r>
        <w:t xml:space="preserve">В </w:t>
      </w:r>
      <w:r>
        <w:rPr>
          <w:lang w:val="en-US"/>
        </w:rPr>
        <w:t>EA</w:t>
      </w:r>
      <w:r>
        <w:t xml:space="preserve"> рекомендуется создавать диаграмму анализа пригодности для основных Use case, следовательно, диаграмма располагается в пакете Use </w:t>
      </w:r>
      <w:r>
        <w:rPr>
          <w:lang w:val="en-US"/>
        </w:rPr>
        <w:t>C</w:t>
      </w:r>
      <w:r>
        <w:t xml:space="preserve">ase </w:t>
      </w:r>
      <w:r>
        <w:rPr>
          <w:lang w:val="en-US"/>
        </w:rPr>
        <w:t>Model</w:t>
      </w:r>
      <w:r w:rsidRPr="000D7E21">
        <w:t xml:space="preserve">, как подэлемент элемента </w:t>
      </w:r>
      <w:r>
        <w:t xml:space="preserve">Use </w:t>
      </w:r>
      <w:r>
        <w:rPr>
          <w:lang w:val="en-US"/>
        </w:rPr>
        <w:t>C</w:t>
      </w:r>
      <w:r>
        <w:t xml:space="preserve">ase (рис. 31). Диаграмма, т.к. использует инструмент </w:t>
      </w:r>
      <w:r>
        <w:rPr>
          <w:lang w:val="en-US"/>
        </w:rPr>
        <w:t>Analysis</w:t>
      </w:r>
      <w:r>
        <w:t xml:space="preserve">, имеет следующее обозначение: </w:t>
      </w:r>
      <w:r w:rsidR="00FE75A9">
        <w:rPr>
          <w:noProof/>
        </w:rPr>
        <w:drawing>
          <wp:inline distT="0" distB="0" distL="0" distR="0">
            <wp:extent cx="182880" cy="174625"/>
            <wp:effectExtent l="19050" t="0" r="7620" b="0"/>
            <wp:docPr id="8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83"/>
                    <a:srcRect/>
                    <a:stretch>
                      <a:fillRect/>
                    </a:stretch>
                  </pic:blipFill>
                  <pic:spPr bwMode="auto">
                    <a:xfrm>
                      <a:off x="0" y="0"/>
                      <a:ext cx="182880" cy="174625"/>
                    </a:xfrm>
                    <a:prstGeom prst="rect">
                      <a:avLst/>
                    </a:prstGeom>
                    <a:noFill/>
                    <a:ln w="9525">
                      <a:noFill/>
                      <a:miter lim="800000"/>
                      <a:headEnd/>
                      <a:tailEnd/>
                    </a:ln>
                  </pic:spPr>
                </pic:pic>
              </a:graphicData>
            </a:graphic>
          </wp:inline>
        </w:drawing>
      </w:r>
      <w:r>
        <w:t>.</w:t>
      </w:r>
    </w:p>
    <w:p w:rsidR="009B1FEC" w:rsidRDefault="00FE75A9" w:rsidP="00044720">
      <w:pPr>
        <w:spacing w:line="360" w:lineRule="auto"/>
        <w:jc w:val="center"/>
      </w:pPr>
      <w:r>
        <w:rPr>
          <w:noProof/>
        </w:rPr>
        <w:drawing>
          <wp:inline distT="0" distB="0" distL="0" distR="0">
            <wp:extent cx="2997835" cy="2472690"/>
            <wp:effectExtent l="19050" t="0" r="0" b="0"/>
            <wp:docPr id="88"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84"/>
                    <a:srcRect/>
                    <a:stretch>
                      <a:fillRect/>
                    </a:stretch>
                  </pic:blipFill>
                  <pic:spPr bwMode="auto">
                    <a:xfrm>
                      <a:off x="0" y="0"/>
                      <a:ext cx="2997835" cy="2472690"/>
                    </a:xfrm>
                    <a:prstGeom prst="rect">
                      <a:avLst/>
                    </a:prstGeom>
                    <a:noFill/>
                    <a:ln w="9525">
                      <a:noFill/>
                      <a:miter lim="800000"/>
                      <a:headEnd/>
                      <a:tailEnd/>
                    </a:ln>
                  </pic:spPr>
                </pic:pic>
              </a:graphicData>
            </a:graphic>
          </wp:inline>
        </w:drawing>
      </w:r>
    </w:p>
    <w:p w:rsidR="009B1FEC" w:rsidRPr="00105ADF" w:rsidRDefault="009B1FEC" w:rsidP="00BB4433">
      <w:pPr>
        <w:spacing w:after="120" w:line="360" w:lineRule="auto"/>
        <w:ind w:firstLine="567"/>
        <w:jc w:val="center"/>
      </w:pPr>
      <w:r w:rsidRPr="009F5EE9">
        <w:rPr>
          <w:b/>
          <w:bCs/>
        </w:rPr>
        <w:t xml:space="preserve">Рис. </w:t>
      </w:r>
      <w:r>
        <w:rPr>
          <w:b/>
          <w:bCs/>
        </w:rPr>
        <w:t>31</w:t>
      </w:r>
      <w:r w:rsidRPr="009F5EE9">
        <w:rPr>
          <w:b/>
          <w:bCs/>
        </w:rPr>
        <w:t>.</w:t>
      </w:r>
      <w:r>
        <w:t xml:space="preserve"> Пример расположения диаграммы анализа пригодности в проекте</w:t>
      </w:r>
    </w:p>
    <w:p w:rsidR="009B1FEC" w:rsidRDefault="009B1FEC" w:rsidP="00803F48">
      <w:pPr>
        <w:spacing w:line="360" w:lineRule="auto"/>
        <w:ind w:firstLine="567"/>
        <w:jc w:val="both"/>
      </w:pPr>
      <w:r>
        <w:t>Выявим объекты из сценария «Ввод информации об услуге» (рис. 23):</w:t>
      </w:r>
    </w:p>
    <w:p w:rsidR="009B1FEC" w:rsidRDefault="009B1FEC" w:rsidP="00803F48">
      <w:pPr>
        <w:spacing w:line="360" w:lineRule="auto"/>
        <w:ind w:firstLine="567"/>
        <w:jc w:val="both"/>
      </w:pPr>
      <w:r>
        <w:t>«Администратор на форме Ввода информации об услуге выбирает из списка услугу, исполнителя, оборудование, материал. Нажимает Ок. Система реализует функцию проверки выполнимости услуги».</w:t>
      </w:r>
    </w:p>
    <w:p w:rsidR="009B1FEC" w:rsidRPr="004157E3" w:rsidRDefault="009B1FEC" w:rsidP="00803F48">
      <w:pPr>
        <w:spacing w:line="360" w:lineRule="auto"/>
        <w:ind w:firstLine="567"/>
        <w:jc w:val="both"/>
      </w:pPr>
      <w:r>
        <w:t xml:space="preserve">Из текста можно выявить следующие объекты: граничный объект – форма Ввода информации об услуге; сущностные объекты – услуга, исполнитель (на диаграмме </w:t>
      </w:r>
      <w:r>
        <w:rPr>
          <w:lang w:val="en-US"/>
        </w:rPr>
        <w:t>Domain</w:t>
      </w:r>
      <w:r w:rsidRPr="006A43CE">
        <w:t xml:space="preserve"> </w:t>
      </w:r>
      <w:r>
        <w:rPr>
          <w:lang w:val="en-US"/>
        </w:rPr>
        <w:t>Model</w:t>
      </w:r>
      <w:r w:rsidRPr="006A43CE">
        <w:t xml:space="preserve"> данное понятие </w:t>
      </w:r>
      <w:r>
        <w:t>указано как Сотрудник), оборудование, материал; управляющий объект – функция проверки выполнимости услуги. Далее необходимо установить отношения между объектами. Исходя из текста, должны быть отношения между граничным и сущностными объектами, но согласно правилам установления отношений (табл. 6), между граничными и сущностными объектами отношений быть не может, а должны быть управляющие объекты, которые и обеспечивают взаимодействие указанных объектов. Таким образом, выявлен новый объект управляющего типа, который будет осуществлять подготовку данных для дальнейшего отображения их на форме.</w:t>
      </w:r>
    </w:p>
    <w:p w:rsidR="009B1FEC" w:rsidRDefault="009B1FEC" w:rsidP="00803F48">
      <w:pPr>
        <w:spacing w:line="360" w:lineRule="auto"/>
        <w:ind w:firstLine="567"/>
        <w:jc w:val="both"/>
      </w:pPr>
      <w:r>
        <w:t>Полное описание примера диаграммы анализа пригодности для бизнес процесса «Ввод информации о желаемой услуге» приведем на рисунке (рис. 32).</w:t>
      </w:r>
    </w:p>
    <w:p w:rsidR="009B1FEC" w:rsidRDefault="009B1FEC" w:rsidP="00ED22F6">
      <w:pPr>
        <w:spacing w:line="360" w:lineRule="auto"/>
        <w:ind w:firstLine="567"/>
        <w:jc w:val="both"/>
      </w:pPr>
    </w:p>
    <w:p w:rsidR="009B1FEC" w:rsidRDefault="00FE75A9" w:rsidP="00ED22F6">
      <w:pPr>
        <w:spacing w:line="360" w:lineRule="auto"/>
        <w:ind w:firstLine="567"/>
        <w:jc w:val="both"/>
      </w:pPr>
      <w:r>
        <w:rPr>
          <w:noProof/>
        </w:rPr>
        <w:drawing>
          <wp:inline distT="0" distB="0" distL="0" distR="0">
            <wp:extent cx="5279390" cy="4635500"/>
            <wp:effectExtent l="1905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5"/>
                    <a:srcRect/>
                    <a:stretch>
                      <a:fillRect/>
                    </a:stretch>
                  </pic:blipFill>
                  <pic:spPr bwMode="auto">
                    <a:xfrm>
                      <a:off x="0" y="0"/>
                      <a:ext cx="5279390" cy="4635500"/>
                    </a:xfrm>
                    <a:prstGeom prst="rect">
                      <a:avLst/>
                    </a:prstGeom>
                    <a:noFill/>
                    <a:ln w="9525">
                      <a:noFill/>
                      <a:miter lim="800000"/>
                      <a:headEnd/>
                      <a:tailEnd/>
                    </a:ln>
                  </pic:spPr>
                </pic:pic>
              </a:graphicData>
            </a:graphic>
          </wp:inline>
        </w:drawing>
      </w:r>
    </w:p>
    <w:p w:rsidR="009B1FEC" w:rsidRPr="00105ADF" w:rsidRDefault="009B1FEC" w:rsidP="00BB4433">
      <w:pPr>
        <w:spacing w:after="120" w:line="360" w:lineRule="auto"/>
        <w:ind w:firstLine="567"/>
        <w:jc w:val="center"/>
      </w:pPr>
      <w:r w:rsidRPr="009F5EE9">
        <w:rPr>
          <w:b/>
          <w:bCs/>
        </w:rPr>
        <w:t xml:space="preserve">Рис. </w:t>
      </w:r>
      <w:r>
        <w:rPr>
          <w:b/>
          <w:bCs/>
        </w:rPr>
        <w:t>32</w:t>
      </w:r>
      <w:r w:rsidRPr="009F5EE9">
        <w:rPr>
          <w:b/>
          <w:bCs/>
        </w:rPr>
        <w:t>.</w:t>
      </w:r>
      <w:r>
        <w:t xml:space="preserve"> Пример диаграммы анализа пригодности</w:t>
      </w:r>
    </w:p>
    <w:p w:rsidR="009B1FEC" w:rsidRPr="00D35051" w:rsidRDefault="009B1FEC" w:rsidP="00BC1B82">
      <w:pPr>
        <w:pStyle w:val="2"/>
        <w:numPr>
          <w:ilvl w:val="1"/>
          <w:numId w:val="15"/>
        </w:numPr>
      </w:pPr>
      <w:bookmarkStart w:id="12" w:name="_Toc493076457"/>
      <w:r w:rsidRPr="00D35051">
        <w:t>Sequence Model</w:t>
      </w:r>
      <w:bookmarkEnd w:id="12"/>
    </w:p>
    <w:p w:rsidR="009B1FEC" w:rsidRDefault="009B1FEC" w:rsidP="00EE5F74">
      <w:pPr>
        <w:spacing w:line="360" w:lineRule="auto"/>
        <w:ind w:firstLine="567"/>
        <w:jc w:val="both"/>
      </w:pPr>
      <w:r w:rsidRPr="00EE5F74">
        <w:t xml:space="preserve">В </w:t>
      </w:r>
      <w:r w:rsidRPr="00EE5F74">
        <w:rPr>
          <w:lang w:val="en-US"/>
        </w:rPr>
        <w:t>UML</w:t>
      </w:r>
      <w:r w:rsidRPr="00EE5F74">
        <w:t xml:space="preserve"> взаимодействие объектов рассматривается с точки зрения их коммуникации, т.е. обмена некоторой информации. Информация  представляется в виде законченных сообщений.</w:t>
      </w:r>
      <w:r>
        <w:t xml:space="preserve"> </w:t>
      </w:r>
      <w:r w:rsidRPr="00EE5F74">
        <w:t>Следовательно</w:t>
      </w:r>
      <w:r>
        <w:t>,</w:t>
      </w:r>
      <w:r w:rsidRPr="00EE5F74">
        <w:t xml:space="preserve"> объекты отправляют и принимают сообщения друг друга.</w:t>
      </w:r>
      <w:r>
        <w:t xml:space="preserve"> </w:t>
      </w:r>
      <w:r w:rsidRPr="00EE5F74">
        <w:t xml:space="preserve">Для отображения последовательности отправки/приема сообщений с учетом времени используется диаграмма последовательности. </w:t>
      </w:r>
    </w:p>
    <w:p w:rsidR="009B1FEC" w:rsidRDefault="009B1FEC" w:rsidP="00EE5F74">
      <w:pPr>
        <w:spacing w:line="360" w:lineRule="auto"/>
        <w:ind w:firstLine="567"/>
        <w:jc w:val="both"/>
      </w:pPr>
      <w:r w:rsidRPr="00EE5F74">
        <w:t>Диаграмма последовательностей</w:t>
      </w:r>
      <w:r>
        <w:t xml:space="preserve"> (</w:t>
      </w:r>
      <w:r>
        <w:rPr>
          <w:lang w:val="en-US"/>
        </w:rPr>
        <w:t>Sequence</w:t>
      </w:r>
      <w:r>
        <w:t>)</w:t>
      </w:r>
      <w:r w:rsidRPr="00EE5F74">
        <w:t xml:space="preserve"> </w:t>
      </w:r>
      <w:r>
        <w:t>–</w:t>
      </w:r>
      <w:r w:rsidRPr="00EE5F74">
        <w:t xml:space="preserve"> графическая модель, которая для определенного сценария варианта использования отображает генерируемые действующими лицами события и их порядок. </w:t>
      </w:r>
    </w:p>
    <w:p w:rsidR="009B1FEC" w:rsidRDefault="009B1FEC" w:rsidP="0009326A">
      <w:pPr>
        <w:spacing w:line="360" w:lineRule="auto"/>
        <w:ind w:firstLine="567"/>
        <w:jc w:val="both"/>
      </w:pPr>
      <w:r w:rsidRPr="0009326A">
        <w:t>Основные элементы диаграммы: объекты и сообщения</w:t>
      </w:r>
      <w:r>
        <w:t xml:space="preserve"> (рис. 33)</w:t>
      </w:r>
      <w:r w:rsidRPr="0009326A">
        <w:t>.</w:t>
      </w:r>
      <w:r>
        <w:t xml:space="preserve"> </w:t>
      </w:r>
      <w:r w:rsidRPr="0009326A">
        <w:t xml:space="preserve">Объекты располагаются в верхней части </w:t>
      </w:r>
      <w:r>
        <w:t>диаграммы</w:t>
      </w:r>
      <w:r w:rsidRPr="0009326A">
        <w:t xml:space="preserve">. Не исключается ситуация, когда имя объекта может отсутствовать на диаграмме последовательности, а сам объект считается анонимным. Крайним слева изображается объект, который является инициатором взаимодействия. Правее изображается другой объект, который непосредственно </w:t>
      </w:r>
      <w:r w:rsidRPr="0009326A">
        <w:lastRenderedPageBreak/>
        <w:t xml:space="preserve">взаимодействует с первым. Т.о. все объекты образуют некоторый порядок, определяемый их активностью. </w:t>
      </w:r>
    </w:p>
    <w:p w:rsidR="009B1FEC" w:rsidRPr="0009326A" w:rsidRDefault="009B1FEC" w:rsidP="0009326A">
      <w:pPr>
        <w:spacing w:line="360" w:lineRule="auto"/>
        <w:ind w:firstLine="567"/>
        <w:jc w:val="both"/>
      </w:pPr>
      <w:r w:rsidRPr="00EE5F74">
        <w:t xml:space="preserve">Отличительная особенность </w:t>
      </w:r>
      <w:r>
        <w:t xml:space="preserve">диаграммы </w:t>
      </w:r>
      <w:r w:rsidRPr="00EE5F74">
        <w:t xml:space="preserve">– наличие времени как самостоятельного измерения. </w:t>
      </w:r>
      <w:r w:rsidRPr="0009326A">
        <w:t>Начальному моменту времени соответствует самая верхняя часть диаграммы.</w:t>
      </w:r>
    </w:p>
    <w:p w:rsidR="009B1FEC" w:rsidRDefault="009B1FEC" w:rsidP="0009326A">
      <w:pPr>
        <w:spacing w:line="360" w:lineRule="auto"/>
        <w:ind w:firstLine="567"/>
        <w:jc w:val="both"/>
      </w:pPr>
      <w:r w:rsidRPr="0009326A">
        <w:t>Взаимодействие объектов реализуется посредством сообщений, которые посылаются одним объектами другими</w:t>
      </w:r>
      <w:r>
        <w:t xml:space="preserve"> (рис. 33)</w:t>
      </w:r>
      <w:r w:rsidRPr="0009326A">
        <w:t>. Сообщения изображаются в виде горизонтальных стрелок с именем сообщения, и также образуют порядок по времени своего возникновения.</w:t>
      </w:r>
      <w:r>
        <w:t xml:space="preserve"> </w:t>
      </w:r>
      <w:r w:rsidRPr="0009326A">
        <w:t xml:space="preserve">Сообщения, расположенные выше, инициируются раньше, чем те, которые расположены ниже. Масштаб </w:t>
      </w:r>
      <w:r>
        <w:t xml:space="preserve">на диаграмме </w:t>
      </w:r>
      <w:r w:rsidRPr="0009326A">
        <w:t>не указан,</w:t>
      </w:r>
      <w:r>
        <w:t xml:space="preserve"> описывается только</w:t>
      </w:r>
      <w:r w:rsidRPr="0009326A">
        <w:t xml:space="preserve"> упорядоченность «раньше-позже».</w:t>
      </w:r>
    </w:p>
    <w:p w:rsidR="009B1FEC" w:rsidRDefault="009B1FEC" w:rsidP="00E55376">
      <w:pPr>
        <w:spacing w:line="360" w:lineRule="auto"/>
        <w:ind w:firstLine="567"/>
        <w:jc w:val="both"/>
      </w:pPr>
      <w:r>
        <w:t xml:space="preserve">Каждый объект имеет свою линию жизни </w:t>
      </w:r>
      <w:r w:rsidRPr="00E55376">
        <w:t>(object lifeline)</w:t>
      </w:r>
      <w:r>
        <w:t xml:space="preserve"> (рис. 33), которая </w:t>
      </w:r>
      <w:r w:rsidRPr="00E55376">
        <w:t xml:space="preserve">изображается пунктирной вертикальной линией, ассоциированной с единственным объектом на диаграмме последовательности. Линия жизни служит для обозначения периода времени, в течение которого объект существует в системе. </w:t>
      </w:r>
      <w:r>
        <w:t xml:space="preserve"> </w:t>
      </w:r>
      <w:r w:rsidRPr="00E55376">
        <w:t>Если объект существует в системе постоянно, то и его линия жизни должна продолжаться по всей плоскости от самой верхней ее части до самой нижней.</w:t>
      </w:r>
    </w:p>
    <w:p w:rsidR="009B1FEC" w:rsidRDefault="009B1FEC" w:rsidP="00E55376">
      <w:pPr>
        <w:spacing w:line="360" w:lineRule="auto"/>
        <w:ind w:firstLine="567"/>
        <w:jc w:val="both"/>
      </w:pPr>
      <w:r w:rsidRPr="00E55376">
        <w:t xml:space="preserve">Отдельные объекты, выполнив свою роль в системе, могут быть уничтожены (разрушены), чтобы освободить занимаемые ими ресурсы. Для таких объектов линия жизни обрывается в момент его уничтожения. Для обозначения момента уничтожения объекта в языке UML используется специальный </w:t>
      </w:r>
      <w:r>
        <w:t>символ в форме латинской буквы «</w:t>
      </w:r>
      <w:r w:rsidRPr="00E55376">
        <w:t>X». Ниже этого символа пунктирная линия не изображается, поскольку соответствующего объекта в системе уже нет.</w:t>
      </w:r>
    </w:p>
    <w:p w:rsidR="009B1FEC" w:rsidRDefault="00FE75A9" w:rsidP="0085444F">
      <w:pPr>
        <w:spacing w:line="360" w:lineRule="auto"/>
        <w:jc w:val="center"/>
      </w:pPr>
      <w:r>
        <w:rPr>
          <w:noProof/>
        </w:rPr>
        <w:drawing>
          <wp:inline distT="0" distB="0" distL="0" distR="0">
            <wp:extent cx="5661025" cy="2520315"/>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6"/>
                    <a:srcRect/>
                    <a:stretch>
                      <a:fillRect/>
                    </a:stretch>
                  </pic:blipFill>
                  <pic:spPr bwMode="auto">
                    <a:xfrm>
                      <a:off x="0" y="0"/>
                      <a:ext cx="5661025" cy="2520315"/>
                    </a:xfrm>
                    <a:prstGeom prst="rect">
                      <a:avLst/>
                    </a:prstGeom>
                    <a:noFill/>
                    <a:ln w="9525">
                      <a:noFill/>
                      <a:miter lim="800000"/>
                      <a:headEnd/>
                      <a:tailEnd/>
                    </a:ln>
                  </pic:spPr>
                </pic:pic>
              </a:graphicData>
            </a:graphic>
          </wp:inline>
        </w:drawing>
      </w:r>
    </w:p>
    <w:p w:rsidR="009B1FEC" w:rsidRDefault="009B1FEC" w:rsidP="00BB4433">
      <w:pPr>
        <w:spacing w:after="120" w:line="360" w:lineRule="auto"/>
        <w:jc w:val="center"/>
      </w:pPr>
      <w:r w:rsidRPr="00DC4867">
        <w:rPr>
          <w:b/>
          <w:bCs/>
        </w:rPr>
        <w:t xml:space="preserve">Рис. </w:t>
      </w:r>
      <w:r>
        <w:rPr>
          <w:b/>
          <w:bCs/>
        </w:rPr>
        <w:t>33</w:t>
      </w:r>
      <w:r w:rsidRPr="00DC4867">
        <w:rPr>
          <w:b/>
          <w:bCs/>
        </w:rPr>
        <w:t>.</w:t>
      </w:r>
      <w:r>
        <w:t xml:space="preserve"> Схема диаграммы последовательности (</w:t>
      </w:r>
      <w:r>
        <w:rPr>
          <w:lang w:val="en-US"/>
        </w:rPr>
        <w:t>Sequence</w:t>
      </w:r>
      <w:r>
        <w:t>)</w:t>
      </w:r>
    </w:p>
    <w:p w:rsidR="009B1FEC" w:rsidRPr="009C1FDD" w:rsidRDefault="009B1FEC" w:rsidP="00C32388">
      <w:pPr>
        <w:spacing w:line="360" w:lineRule="auto"/>
        <w:ind w:firstLine="567"/>
        <w:jc w:val="both"/>
      </w:pPr>
      <w:r w:rsidRPr="00C32388">
        <w:t xml:space="preserve">В процессе функционирования одни объекты могут находиться в активном состоянии, непосредственно выполняя определенные действия или в состоянии </w:t>
      </w:r>
      <w:r w:rsidRPr="00C32388">
        <w:lastRenderedPageBreak/>
        <w:t>пассивного ожидания сообщений от других объектов. Чтобы явно выделить подобную активность объектов, в языке UML применяется специальное понятие, получившее название фокуса управления (focus of control)</w:t>
      </w:r>
      <w:r>
        <w:t xml:space="preserve"> (рис. 33)</w:t>
      </w:r>
      <w:r w:rsidRPr="00C32388">
        <w:t xml:space="preserve">. Фокус управления изображается в форме вытянутого узкого прямоугольника, верхняя сторона которого обозначает начало получения фокуса управления объекта (начало активности), а ее нижняя сторона — окончание фокуса управления (окончание активности). Этот прямоугольник располагается ниже обозначения соответствующего объекта и может заменять его линию жизни, если на всем ее протяжении он является активным. </w:t>
      </w:r>
    </w:p>
    <w:p w:rsidR="009B1FEC" w:rsidRPr="008F4299" w:rsidRDefault="009B1FEC" w:rsidP="008F4299">
      <w:pPr>
        <w:spacing w:line="360" w:lineRule="auto"/>
        <w:ind w:firstLine="567"/>
        <w:jc w:val="both"/>
      </w:pPr>
      <w:r w:rsidRPr="008F4299">
        <w:t>Каждое взаимодействие между объектами описывается совокупностью сообщений, которыми обмениваются объекты между собой. В этом смысле сообщение (message) представляет собой законченный фрагмент информации, который отправляется одним объектом другому. При этом прием сообщения означает:</w:t>
      </w:r>
    </w:p>
    <w:p w:rsidR="009B1FEC" w:rsidRPr="008F4299" w:rsidRDefault="009B1FEC" w:rsidP="00BC1B82">
      <w:pPr>
        <w:pStyle w:val="ae"/>
        <w:numPr>
          <w:ilvl w:val="0"/>
          <w:numId w:val="9"/>
        </w:numPr>
        <w:spacing w:line="360" w:lineRule="auto"/>
        <w:jc w:val="both"/>
        <w:rPr>
          <w:rFonts w:ascii="Times New Roman" w:hAnsi="Times New Roman" w:cs="Times New Roman"/>
          <w:sz w:val="24"/>
          <w:szCs w:val="24"/>
        </w:rPr>
      </w:pPr>
      <w:r w:rsidRPr="008F4299">
        <w:rPr>
          <w:rFonts w:ascii="Times New Roman" w:hAnsi="Times New Roman" w:cs="Times New Roman"/>
          <w:sz w:val="24"/>
          <w:szCs w:val="24"/>
        </w:rPr>
        <w:t>передача некоторой информации;</w:t>
      </w:r>
    </w:p>
    <w:p w:rsidR="009B1FEC" w:rsidRPr="008F4299" w:rsidRDefault="009B1FEC" w:rsidP="00BC1B82">
      <w:pPr>
        <w:pStyle w:val="ae"/>
        <w:numPr>
          <w:ilvl w:val="0"/>
          <w:numId w:val="9"/>
        </w:numPr>
        <w:spacing w:after="0" w:line="360" w:lineRule="auto"/>
        <w:ind w:left="1281" w:hanging="357"/>
        <w:jc w:val="both"/>
        <w:rPr>
          <w:rFonts w:ascii="Times New Roman" w:hAnsi="Times New Roman" w:cs="Times New Roman"/>
          <w:sz w:val="24"/>
          <w:szCs w:val="24"/>
        </w:rPr>
      </w:pPr>
      <w:r w:rsidRPr="008F4299">
        <w:rPr>
          <w:rFonts w:ascii="Times New Roman" w:hAnsi="Times New Roman" w:cs="Times New Roman"/>
          <w:sz w:val="24"/>
          <w:szCs w:val="24"/>
        </w:rPr>
        <w:t xml:space="preserve">инициирование выполнения определенных действий. </w:t>
      </w:r>
    </w:p>
    <w:p w:rsidR="009B1FEC" w:rsidRDefault="009B1FEC" w:rsidP="008F4299">
      <w:pPr>
        <w:spacing w:line="360" w:lineRule="auto"/>
        <w:ind w:firstLine="567"/>
        <w:jc w:val="both"/>
      </w:pPr>
      <w:r w:rsidRPr="008F4299">
        <w:t xml:space="preserve">На диаграмме последовательности все сообщения упорядочены по времени своего возникновения. Каждое сообщение имеет направление от объекта, который инициирует и отправляет сообщение, к объекту, который его получает. </w:t>
      </w:r>
    </w:p>
    <w:p w:rsidR="009B1FEC" w:rsidRPr="008931B8" w:rsidRDefault="009B1FEC" w:rsidP="008931B8">
      <w:pPr>
        <w:spacing w:line="360" w:lineRule="auto"/>
        <w:ind w:firstLine="567"/>
        <w:jc w:val="both"/>
      </w:pPr>
      <w:r>
        <w:t>Н</w:t>
      </w:r>
      <w:r w:rsidRPr="008931B8">
        <w:t>аиболее распространенн</w:t>
      </w:r>
      <w:r>
        <w:t>ый вид</w:t>
      </w:r>
      <w:r w:rsidRPr="008931B8">
        <w:t xml:space="preserve"> сообщения используется для вызова процедур, выполнения операций или обозначения отдельных потоков управления. Начало этой стрелки всегда соприкасается с фокусом управления или линией жизни того объекта, который инициирует это сообщение. Конец стрелки соприкасается с линией жизни того объекта, который принимает это сообщение и выполняет в ответ определенные действия. При этом принимающий объект зачастую получает и фокус управления, становясь активным.</w:t>
      </w:r>
      <w:r>
        <w:t xml:space="preserve"> Существуют стереотипы сообщений, названия которых говорят о себе: </w:t>
      </w:r>
      <w:r w:rsidRPr="008931B8">
        <w:t>"call" (вызвать)</w:t>
      </w:r>
      <w:r>
        <w:t>,</w:t>
      </w:r>
      <w:r w:rsidRPr="008931B8">
        <w:t xml:space="preserve"> "return" (возвратить)</w:t>
      </w:r>
      <w:r>
        <w:t>,</w:t>
      </w:r>
      <w:r w:rsidRPr="008931B8">
        <w:t xml:space="preserve"> "create" (создать)</w:t>
      </w:r>
      <w:r>
        <w:t>,</w:t>
      </w:r>
      <w:r w:rsidRPr="008931B8">
        <w:t xml:space="preserve"> "destroy" (уничтожить)</w:t>
      </w:r>
      <w:r>
        <w:t>,</w:t>
      </w:r>
      <w:r w:rsidRPr="008931B8">
        <w:t xml:space="preserve"> "send" (послать)</w:t>
      </w:r>
      <w:r>
        <w:t>.</w:t>
      </w:r>
    </w:p>
    <w:p w:rsidR="009B1FEC" w:rsidRDefault="009B1FEC" w:rsidP="00A55554">
      <w:pPr>
        <w:spacing w:line="360" w:lineRule="auto"/>
        <w:ind w:firstLine="567"/>
        <w:jc w:val="both"/>
      </w:pPr>
      <w:r w:rsidRPr="00A55554">
        <w:t>Сообщения могут иметь собственное обозначение операции</w:t>
      </w:r>
      <w:r w:rsidRPr="008931B8">
        <w:t xml:space="preserve">, вызов которой они инициируют у принимающего объекта. В этом случае </w:t>
      </w:r>
      <w:r w:rsidRPr="00A55554">
        <w:t>рядом со стрелкой  записывается имя операции с круглыми скобками,</w:t>
      </w:r>
      <w:r w:rsidRPr="008931B8">
        <w:t xml:space="preserve"> в которых могут указываться параметры или аргументы соответствующей операции. Если параметры отсутствуют, то скобки все равно  должны присутствовать после имени операции. Примерами таких операций могут служить следующие: "выдать клиенту наличными сумму (</w:t>
      </w:r>
      <w:r w:rsidRPr="00A55554">
        <w:t>n</w:t>
      </w:r>
      <w:r w:rsidRPr="008931B8">
        <w:t>)", "установить соединение между абонентами (а, Ь)", "сделать вводимый текст невидимым ()", "подать звуковой сигнал тревоги ()".</w:t>
      </w:r>
    </w:p>
    <w:p w:rsidR="009B1FEC" w:rsidRPr="008931B8" w:rsidRDefault="009B1FEC" w:rsidP="00A55554">
      <w:pPr>
        <w:spacing w:line="360" w:lineRule="auto"/>
        <w:ind w:firstLine="567"/>
        <w:jc w:val="both"/>
      </w:pPr>
      <w:r>
        <w:lastRenderedPageBreak/>
        <w:t xml:space="preserve">Если необходимо отобразить варианты сообщений в зависимости от логического условия, то </w:t>
      </w:r>
      <w:r w:rsidRPr="008931B8">
        <w:t xml:space="preserve">рисуются </w:t>
      </w:r>
      <w:r w:rsidRPr="00A55554">
        <w:t>две или более стрелки</w:t>
      </w:r>
      <w:r w:rsidRPr="008931B8">
        <w:t xml:space="preserve">, выходящие из одной точки фокуса управления объекта. При этом соответствующие условия должны быть явно указаны рядом с каждой из стрелок в форме </w:t>
      </w:r>
      <w:r w:rsidRPr="00A55554">
        <w:t>сторожевого условия</w:t>
      </w:r>
      <w:r w:rsidRPr="008931B8">
        <w:t xml:space="preserve">. Условия должны взаимно исключать одновременную передачу альтернативных сообщений. </w:t>
      </w:r>
    </w:p>
    <w:p w:rsidR="009B1FEC" w:rsidRDefault="009B1FEC" w:rsidP="00A55554">
      <w:pPr>
        <w:spacing w:line="360" w:lineRule="auto"/>
        <w:ind w:firstLine="567"/>
        <w:jc w:val="both"/>
      </w:pPr>
      <w:r w:rsidRPr="00A55554">
        <w:t>В отдельных случаях выполнение тех или иных действий на диаграмме последовательности может потребовать явной спецификации временных ограничений, накладываемых на сам интервал выполнения операций или передачу сообщений. В языке UML для записи временных ограничений используются фигурные скобки</w:t>
      </w:r>
      <w:r>
        <w:t xml:space="preserve">: </w:t>
      </w:r>
      <w:r w:rsidRPr="00A55554">
        <w:t>{время_ожидания_ответа &lt; 5 сек.}</w:t>
      </w:r>
      <w:r>
        <w:t xml:space="preserve"> </w:t>
      </w:r>
      <w:r w:rsidRPr="00A55554">
        <w:t>{в</w:t>
      </w:r>
      <w:r>
        <w:t>ремя_передачи_пакета &lt; 10 сек.}</w:t>
      </w:r>
      <w:r w:rsidRPr="00A55554">
        <w:t xml:space="preserve">. </w:t>
      </w:r>
    </w:p>
    <w:p w:rsidR="009B1FEC" w:rsidRDefault="009B1FEC" w:rsidP="00A55554">
      <w:pPr>
        <w:spacing w:line="360" w:lineRule="auto"/>
        <w:ind w:firstLine="567"/>
        <w:jc w:val="both"/>
      </w:pPr>
      <w:r>
        <w:t>Диаграмма последовательности строится на основе диаграммы анализа пригодности. Все объекты, выделенные на этапе создания диаграммы анализа пригодности, помещаются на диаграмму последовательности, затем выявленные отношения между объектами преобразуются в сообщения между объектами, которые на данной диаграмме уточняются вплоть до имен операций.</w:t>
      </w:r>
    </w:p>
    <w:p w:rsidR="009B1FEC" w:rsidRPr="004157E3" w:rsidRDefault="009B1FEC" w:rsidP="00657F20">
      <w:pPr>
        <w:spacing w:line="360" w:lineRule="auto"/>
        <w:ind w:firstLine="567"/>
        <w:jc w:val="both"/>
      </w:pPr>
      <w:r>
        <w:t>Для построения диаграммы</w:t>
      </w:r>
      <w:r w:rsidRPr="00063218">
        <w:t xml:space="preserve"> </w:t>
      </w:r>
      <w:r>
        <w:t>используется инструмент</w:t>
      </w:r>
      <w:r w:rsidRPr="00B2457F">
        <w:t xml:space="preserve">ы панели </w:t>
      </w:r>
      <w:r>
        <w:rPr>
          <w:lang w:val="en-US"/>
        </w:rPr>
        <w:t>Interaction</w:t>
      </w:r>
      <w:r w:rsidRPr="00063218">
        <w:t xml:space="preserve"> (</w:t>
      </w:r>
      <w:r>
        <w:t xml:space="preserve">рис. </w:t>
      </w:r>
      <w:r w:rsidRPr="00657F20">
        <w:t>34</w:t>
      </w:r>
      <w:r w:rsidRPr="00063218">
        <w:t>)</w:t>
      </w:r>
      <w:r>
        <w:t xml:space="preserve">. </w:t>
      </w:r>
    </w:p>
    <w:p w:rsidR="009B1FEC" w:rsidRDefault="009B1FEC" w:rsidP="00A55554">
      <w:pPr>
        <w:spacing w:line="360" w:lineRule="auto"/>
        <w:ind w:firstLine="567"/>
        <w:jc w:val="both"/>
      </w:pPr>
    </w:p>
    <w:p w:rsidR="009B1FEC" w:rsidRPr="00657F20" w:rsidRDefault="00FE75A9" w:rsidP="00657F20">
      <w:pPr>
        <w:spacing w:line="360" w:lineRule="auto"/>
        <w:jc w:val="center"/>
      </w:pPr>
      <w:r>
        <w:rPr>
          <w:noProof/>
        </w:rPr>
        <w:drawing>
          <wp:inline distT="0" distB="0" distL="0" distR="0">
            <wp:extent cx="1351915" cy="2472690"/>
            <wp:effectExtent l="19050" t="0" r="635" b="0"/>
            <wp:docPr id="91"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
                    <pic:cNvPicPr>
                      <a:picLocks noChangeAspect="1" noChangeArrowheads="1"/>
                    </pic:cNvPicPr>
                  </pic:nvPicPr>
                  <pic:blipFill>
                    <a:blip r:embed="rId87"/>
                    <a:srcRect/>
                    <a:stretch>
                      <a:fillRect/>
                    </a:stretch>
                  </pic:blipFill>
                  <pic:spPr bwMode="auto">
                    <a:xfrm>
                      <a:off x="0" y="0"/>
                      <a:ext cx="1351915" cy="2472690"/>
                    </a:xfrm>
                    <a:prstGeom prst="rect">
                      <a:avLst/>
                    </a:prstGeom>
                    <a:noFill/>
                    <a:ln w="9525">
                      <a:noFill/>
                      <a:miter lim="800000"/>
                      <a:headEnd/>
                      <a:tailEnd/>
                    </a:ln>
                  </pic:spPr>
                </pic:pic>
              </a:graphicData>
            </a:graphic>
          </wp:inline>
        </w:drawing>
      </w:r>
    </w:p>
    <w:p w:rsidR="009B1FEC" w:rsidRPr="003150F2" w:rsidRDefault="009B1FEC" w:rsidP="00657F20">
      <w:pPr>
        <w:spacing w:line="360" w:lineRule="auto"/>
        <w:jc w:val="center"/>
      </w:pPr>
      <w:r w:rsidRPr="009F5EE9">
        <w:rPr>
          <w:b/>
          <w:bCs/>
        </w:rPr>
        <w:t xml:space="preserve">Рис. </w:t>
      </w:r>
      <w:r w:rsidRPr="00657F20">
        <w:rPr>
          <w:b/>
          <w:bCs/>
        </w:rPr>
        <w:t>34</w:t>
      </w:r>
      <w:r w:rsidRPr="009F5EE9">
        <w:rPr>
          <w:b/>
          <w:bCs/>
        </w:rPr>
        <w:t>.</w:t>
      </w:r>
      <w:r>
        <w:t xml:space="preserve"> Инструменты панели </w:t>
      </w:r>
      <w:r>
        <w:rPr>
          <w:lang w:val="en-US"/>
        </w:rPr>
        <w:t>Interaction</w:t>
      </w:r>
    </w:p>
    <w:p w:rsidR="009B1FEC" w:rsidRDefault="009B1FEC" w:rsidP="00657F20">
      <w:pPr>
        <w:spacing w:line="360" w:lineRule="auto"/>
        <w:jc w:val="center"/>
        <w:rPr>
          <w:b/>
          <w:bCs/>
        </w:rPr>
      </w:pPr>
    </w:p>
    <w:p w:rsidR="009B1FEC" w:rsidRPr="00A55554" w:rsidRDefault="009B1FEC" w:rsidP="00A55554">
      <w:pPr>
        <w:spacing w:line="360" w:lineRule="auto"/>
        <w:ind w:firstLine="567"/>
        <w:jc w:val="both"/>
      </w:pPr>
      <w:r>
        <w:t>Пример диаграммы последовательности представлен на рисунке (рис. 35).</w:t>
      </w:r>
    </w:p>
    <w:p w:rsidR="009B1FEC" w:rsidRPr="00657F20" w:rsidRDefault="00FE75A9" w:rsidP="008F4299">
      <w:pPr>
        <w:spacing w:line="360" w:lineRule="auto"/>
        <w:jc w:val="center"/>
      </w:pPr>
      <w:r>
        <w:rPr>
          <w:noProof/>
        </w:rPr>
        <w:lastRenderedPageBreak/>
        <w:drawing>
          <wp:inline distT="0" distB="0" distL="0" distR="0">
            <wp:extent cx="5892165" cy="3625850"/>
            <wp:effectExtent l="1905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8"/>
                    <a:srcRect/>
                    <a:stretch>
                      <a:fillRect/>
                    </a:stretch>
                  </pic:blipFill>
                  <pic:spPr bwMode="auto">
                    <a:xfrm>
                      <a:off x="0" y="0"/>
                      <a:ext cx="5892165" cy="3625850"/>
                    </a:xfrm>
                    <a:prstGeom prst="rect">
                      <a:avLst/>
                    </a:prstGeom>
                    <a:noFill/>
                    <a:ln w="9525">
                      <a:noFill/>
                      <a:miter lim="800000"/>
                      <a:headEnd/>
                      <a:tailEnd/>
                    </a:ln>
                  </pic:spPr>
                </pic:pic>
              </a:graphicData>
            </a:graphic>
          </wp:inline>
        </w:drawing>
      </w:r>
    </w:p>
    <w:p w:rsidR="009B1FEC" w:rsidRPr="00105ADF" w:rsidRDefault="009B1FEC" w:rsidP="008F4299">
      <w:pPr>
        <w:spacing w:line="360" w:lineRule="auto"/>
        <w:jc w:val="center"/>
      </w:pPr>
      <w:r w:rsidRPr="009F5EE9">
        <w:rPr>
          <w:b/>
          <w:bCs/>
        </w:rPr>
        <w:t xml:space="preserve">Рис. </w:t>
      </w:r>
      <w:r>
        <w:rPr>
          <w:b/>
          <w:bCs/>
        </w:rPr>
        <w:t>35</w:t>
      </w:r>
      <w:r w:rsidRPr="009F5EE9">
        <w:rPr>
          <w:b/>
          <w:bCs/>
        </w:rPr>
        <w:t>.</w:t>
      </w:r>
      <w:r>
        <w:t xml:space="preserve"> </w:t>
      </w:r>
      <w:r w:rsidRPr="008F4299">
        <w:t xml:space="preserve">Фрагмент </w:t>
      </w:r>
      <w:r>
        <w:t>примера диаграммы последовательности (</w:t>
      </w:r>
      <w:r>
        <w:rPr>
          <w:lang w:val="en-US"/>
        </w:rPr>
        <w:t>Sequence</w:t>
      </w:r>
      <w:r>
        <w:t>)</w:t>
      </w:r>
    </w:p>
    <w:p w:rsidR="009B1FEC" w:rsidRPr="00894D28" w:rsidRDefault="009B1FEC" w:rsidP="00846490">
      <w:pPr>
        <w:spacing w:line="360" w:lineRule="auto"/>
        <w:ind w:firstLine="567"/>
        <w:jc w:val="both"/>
      </w:pPr>
      <w:r>
        <w:t xml:space="preserve">В методологии использования UML рекомендуется создавать диаграммы последовательности для описания основных или сложных для понимания процессов функционирования системы, т.е. для каждого из основных </w:t>
      </w:r>
      <w:r>
        <w:rPr>
          <w:lang w:val="en-US"/>
        </w:rPr>
        <w:t>Use</w:t>
      </w:r>
      <w:r w:rsidRPr="00894D28">
        <w:t xml:space="preserve"> </w:t>
      </w:r>
      <w:r>
        <w:rPr>
          <w:lang w:val="en-US"/>
        </w:rPr>
        <w:t>case</w:t>
      </w:r>
      <w:r>
        <w:t xml:space="preserve"> создается соответствующая диаграмма </w:t>
      </w:r>
      <w:r>
        <w:rPr>
          <w:lang w:val="en-US"/>
        </w:rPr>
        <w:t>Sequence</w:t>
      </w:r>
      <w:r>
        <w:t xml:space="preserve">. Следовательно, диаграмма </w:t>
      </w:r>
      <w:r>
        <w:rPr>
          <w:lang w:val="en-US"/>
        </w:rPr>
        <w:t>Sequence</w:t>
      </w:r>
      <w:r>
        <w:t xml:space="preserve"> располагается в пакете Use </w:t>
      </w:r>
      <w:r>
        <w:rPr>
          <w:lang w:val="en-US"/>
        </w:rPr>
        <w:t>C</w:t>
      </w:r>
      <w:r>
        <w:t xml:space="preserve">ase </w:t>
      </w:r>
      <w:r>
        <w:rPr>
          <w:lang w:val="en-US"/>
        </w:rPr>
        <w:t>Model</w:t>
      </w:r>
      <w:r w:rsidRPr="000D7E21">
        <w:t xml:space="preserve"> </w:t>
      </w:r>
      <w:r>
        <w:t xml:space="preserve">обозначается символом </w:t>
      </w:r>
      <w:r w:rsidR="00FE75A9">
        <w:rPr>
          <w:noProof/>
        </w:rPr>
        <w:drawing>
          <wp:inline distT="0" distB="0" distL="0" distR="0">
            <wp:extent cx="207010" cy="191135"/>
            <wp:effectExtent l="19050" t="0" r="254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9"/>
                    <a:srcRect/>
                    <a:stretch>
                      <a:fillRect/>
                    </a:stretch>
                  </pic:blipFill>
                  <pic:spPr bwMode="auto">
                    <a:xfrm>
                      <a:off x="0" y="0"/>
                      <a:ext cx="207010" cy="191135"/>
                    </a:xfrm>
                    <a:prstGeom prst="rect">
                      <a:avLst/>
                    </a:prstGeom>
                    <a:noFill/>
                    <a:ln w="9525">
                      <a:noFill/>
                      <a:miter lim="800000"/>
                      <a:headEnd/>
                      <a:tailEnd/>
                    </a:ln>
                  </pic:spPr>
                </pic:pic>
              </a:graphicData>
            </a:graphic>
          </wp:inline>
        </w:drawing>
      </w:r>
      <w:r>
        <w:t>.</w:t>
      </w:r>
    </w:p>
    <w:p w:rsidR="009B1FEC" w:rsidRPr="004D1ACC" w:rsidRDefault="009B1FEC" w:rsidP="00BC1B82">
      <w:pPr>
        <w:pStyle w:val="2"/>
        <w:numPr>
          <w:ilvl w:val="1"/>
          <w:numId w:val="15"/>
        </w:numPr>
      </w:pPr>
      <w:bookmarkStart w:id="13" w:name="_Toc493076458"/>
      <w:r w:rsidRPr="00D35051">
        <w:t>Class</w:t>
      </w:r>
      <w:r w:rsidRPr="004D1ACC">
        <w:t xml:space="preserve"> </w:t>
      </w:r>
      <w:r w:rsidRPr="00D35051">
        <w:t>Model</w:t>
      </w:r>
      <w:bookmarkEnd w:id="13"/>
    </w:p>
    <w:p w:rsidR="009B1FEC" w:rsidRDefault="009B1FEC" w:rsidP="0007269B">
      <w:pPr>
        <w:spacing w:line="360" w:lineRule="auto"/>
        <w:ind w:firstLine="567"/>
        <w:jc w:val="both"/>
      </w:pPr>
      <w:r>
        <w:t>Следующим этапом создания проекта может быть создание диаграммы классов (</w:t>
      </w:r>
      <w:r>
        <w:rPr>
          <w:lang w:val="en-US"/>
        </w:rPr>
        <w:t>Class</w:t>
      </w:r>
      <w:r>
        <w:t xml:space="preserve"> </w:t>
      </w:r>
      <w:r>
        <w:rPr>
          <w:lang w:val="en-US"/>
        </w:rPr>
        <w:t>Model</w:t>
      </w:r>
      <w:r>
        <w:t>).</w:t>
      </w:r>
    </w:p>
    <w:p w:rsidR="009B1FEC" w:rsidRPr="007F3911" w:rsidRDefault="009B1FEC" w:rsidP="003C5F96">
      <w:pPr>
        <w:spacing w:line="360" w:lineRule="auto"/>
        <w:ind w:firstLine="567"/>
        <w:jc w:val="both"/>
      </w:pPr>
      <w:r w:rsidRPr="003C5F96">
        <w:t xml:space="preserve">Диаграммы классов – графическое изображение концептуальной модели предметной области, т.е. основных сущностей (понятий) и их взаимосвязей. </w:t>
      </w:r>
      <w:r w:rsidRPr="007F3911">
        <w:t>Диаграмма классов служит для представления статической структуры модели системы, которая не зависит от времени.</w:t>
      </w:r>
      <w:r w:rsidRPr="003C5F96">
        <w:t xml:space="preserve"> </w:t>
      </w:r>
      <w:r w:rsidRPr="007F3911">
        <w:t xml:space="preserve">Основные элементы диаграмм классов: </w:t>
      </w:r>
      <w:r w:rsidRPr="003C5F96">
        <w:t>класс, атрибут, отношение</w:t>
      </w:r>
      <w:r w:rsidRPr="007F3911">
        <w:t>.</w:t>
      </w:r>
      <w:r w:rsidRPr="003C5F96">
        <w:t xml:space="preserve"> </w:t>
      </w:r>
    </w:p>
    <w:p w:rsidR="009B1FEC" w:rsidRDefault="009B1FEC" w:rsidP="003C5F96">
      <w:pPr>
        <w:spacing w:line="360" w:lineRule="auto"/>
        <w:ind w:firstLine="567"/>
        <w:jc w:val="both"/>
      </w:pPr>
      <w:r w:rsidRPr="007F3911">
        <w:t xml:space="preserve">Диаграмма классов может также содержать </w:t>
      </w:r>
      <w:r w:rsidRPr="003C5F96">
        <w:t xml:space="preserve">интерфейсы, пакеты, отношения </w:t>
      </w:r>
      <w:r w:rsidRPr="007F3911">
        <w:t xml:space="preserve">и даже отдельные экземпляры, такие как </w:t>
      </w:r>
      <w:r w:rsidRPr="003C5F96">
        <w:t>объекты</w:t>
      </w:r>
      <w:r w:rsidRPr="007F3911">
        <w:t xml:space="preserve"> и связи.</w:t>
      </w:r>
    </w:p>
    <w:p w:rsidR="009B1FEC" w:rsidRDefault="009B1FEC" w:rsidP="00CD378C">
      <w:pPr>
        <w:spacing w:line="360" w:lineRule="auto"/>
        <w:ind w:firstLine="567"/>
        <w:jc w:val="both"/>
      </w:pPr>
      <w:r>
        <w:t xml:space="preserve">Пакет </w:t>
      </w:r>
      <w:r>
        <w:rPr>
          <w:lang w:val="en-US"/>
        </w:rPr>
        <w:t>Class</w:t>
      </w:r>
      <w:r>
        <w:t xml:space="preserve"> </w:t>
      </w:r>
      <w:r>
        <w:rPr>
          <w:lang w:val="en-US"/>
        </w:rPr>
        <w:t>Model</w:t>
      </w:r>
      <w:r>
        <w:t xml:space="preserve"> содержит: </w:t>
      </w:r>
    </w:p>
    <w:p w:rsidR="009B1FEC" w:rsidRDefault="009B1FEC" w:rsidP="00BC1B82">
      <w:pPr>
        <w:numPr>
          <w:ilvl w:val="0"/>
          <w:numId w:val="1"/>
        </w:numPr>
        <w:spacing w:line="360" w:lineRule="auto"/>
        <w:jc w:val="both"/>
      </w:pPr>
      <w:r>
        <w:t>Диаграмму</w:t>
      </w:r>
      <w:r w:rsidRPr="00B37C05">
        <w:t xml:space="preserve"> </w:t>
      </w:r>
      <w:r w:rsidR="00FE75A9">
        <w:rPr>
          <w:noProof/>
        </w:rPr>
        <w:drawing>
          <wp:inline distT="0" distB="0" distL="0" distR="0">
            <wp:extent cx="246380" cy="191135"/>
            <wp:effectExtent l="19050" t="0" r="127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6"/>
                    <a:srcRect/>
                    <a:stretch>
                      <a:fillRect/>
                    </a:stretch>
                  </pic:blipFill>
                  <pic:spPr bwMode="auto">
                    <a:xfrm>
                      <a:off x="0" y="0"/>
                      <a:ext cx="246380" cy="191135"/>
                    </a:xfrm>
                    <a:prstGeom prst="rect">
                      <a:avLst/>
                    </a:prstGeom>
                    <a:noFill/>
                    <a:ln w="9525">
                      <a:noFill/>
                      <a:miter lim="800000"/>
                      <a:headEnd/>
                      <a:tailEnd/>
                    </a:ln>
                  </pic:spPr>
                </pic:pic>
              </a:graphicData>
            </a:graphic>
          </wp:inline>
        </w:drawing>
      </w:r>
      <w:r w:rsidRPr="00B37C05">
        <w:t xml:space="preserve"> </w:t>
      </w:r>
      <w:r>
        <w:rPr>
          <w:lang w:val="en-US"/>
        </w:rPr>
        <w:t>Class</w:t>
      </w:r>
      <w:r w:rsidRPr="007C01A5">
        <w:t xml:space="preserve"> </w:t>
      </w:r>
      <w:r>
        <w:rPr>
          <w:lang w:val="en-US"/>
        </w:rPr>
        <w:t>Model</w:t>
      </w:r>
      <w:r>
        <w:t xml:space="preserve"> для краткого описания содержания основных пакетов диаграмм </w:t>
      </w:r>
      <w:r w:rsidRPr="00930045">
        <w:rPr>
          <w:lang w:val="en-US"/>
        </w:rPr>
        <w:t>System</w:t>
      </w:r>
      <w:r>
        <w:t xml:space="preserve"> и </w:t>
      </w:r>
      <w:r>
        <w:rPr>
          <w:lang w:val="en-US"/>
        </w:rPr>
        <w:t>Frameworks</w:t>
      </w:r>
      <w:r>
        <w:t xml:space="preserve"> (рис. 36), где представлены эти пакеты с содержанием по умолчанию, описание возможностей диаграммы,  комментарии к пакетам, ссылки на справочную информацию.</w:t>
      </w:r>
    </w:p>
    <w:p w:rsidR="009B1FEC" w:rsidRDefault="009B1FEC" w:rsidP="00BC1B82">
      <w:pPr>
        <w:numPr>
          <w:ilvl w:val="0"/>
          <w:numId w:val="1"/>
        </w:numPr>
        <w:spacing w:line="360" w:lineRule="auto"/>
        <w:jc w:val="both"/>
      </w:pPr>
      <w:r>
        <w:lastRenderedPageBreak/>
        <w:t xml:space="preserve">Пакет </w:t>
      </w:r>
      <w:r w:rsidRPr="00930045">
        <w:rPr>
          <w:lang w:val="en-US"/>
        </w:rPr>
        <w:t>System</w:t>
      </w:r>
      <w:r>
        <w:t xml:space="preserve"> для хранения пакета диаграмм, описывающих классы информационной системы.</w:t>
      </w:r>
      <w:r w:rsidRPr="000528C3">
        <w:t xml:space="preserve"> </w:t>
      </w:r>
      <w:r>
        <w:t xml:space="preserve">По умолчанию в данной папке создаются классы: </w:t>
      </w:r>
      <w:r>
        <w:rPr>
          <w:lang w:val="en-US"/>
        </w:rPr>
        <w:t>Class</w:t>
      </w:r>
      <w:r w:rsidRPr="00A97F17">
        <w:t xml:space="preserve"> </w:t>
      </w:r>
      <w:r>
        <w:t xml:space="preserve">1, </w:t>
      </w:r>
      <w:r>
        <w:rPr>
          <w:lang w:val="en-US"/>
        </w:rPr>
        <w:t>Class</w:t>
      </w:r>
      <w:r w:rsidRPr="00A97F17">
        <w:t xml:space="preserve"> </w:t>
      </w:r>
      <w:r>
        <w:t xml:space="preserve">2, </w:t>
      </w:r>
      <w:r>
        <w:rPr>
          <w:lang w:val="en-US"/>
        </w:rPr>
        <w:t>Class</w:t>
      </w:r>
      <w:r w:rsidRPr="00A97F17">
        <w:t xml:space="preserve"> </w:t>
      </w:r>
      <w:r>
        <w:t xml:space="preserve">3 и </w:t>
      </w:r>
      <w:r>
        <w:rPr>
          <w:lang w:val="en-US"/>
        </w:rPr>
        <w:t>Interface</w:t>
      </w:r>
      <w:r w:rsidRPr="00A97F17">
        <w:t xml:space="preserve"> 1 (</w:t>
      </w:r>
      <w:r>
        <w:t>этот класс в данной работе не рассматривается</w:t>
      </w:r>
      <w:r w:rsidRPr="00A97F17">
        <w:t>)</w:t>
      </w:r>
      <w:r>
        <w:t>.</w:t>
      </w:r>
    </w:p>
    <w:p w:rsidR="009B1FEC" w:rsidRPr="002E3966" w:rsidRDefault="009B1FEC" w:rsidP="00BC1B82">
      <w:pPr>
        <w:numPr>
          <w:ilvl w:val="0"/>
          <w:numId w:val="1"/>
        </w:numPr>
        <w:spacing w:line="360" w:lineRule="auto"/>
        <w:jc w:val="both"/>
      </w:pPr>
      <w:r>
        <w:t xml:space="preserve">Пакет </w:t>
      </w:r>
      <w:r>
        <w:rPr>
          <w:lang w:val="en-US"/>
        </w:rPr>
        <w:t>Frameworks</w:t>
      </w:r>
      <w:r>
        <w:t xml:space="preserve"> для хранения пакета диаграмм, описывающих внешние компоненты и классы проекта (в данной работе не рассматривается).</w:t>
      </w:r>
    </w:p>
    <w:p w:rsidR="009B1FEC" w:rsidRDefault="00FE75A9" w:rsidP="00CD378C">
      <w:pPr>
        <w:spacing w:before="120" w:line="360" w:lineRule="auto"/>
        <w:jc w:val="center"/>
      </w:pPr>
      <w:r>
        <w:rPr>
          <w:noProof/>
        </w:rPr>
        <w:drawing>
          <wp:inline distT="0" distB="0" distL="0" distR="0">
            <wp:extent cx="4977765" cy="3601720"/>
            <wp:effectExtent l="1905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0"/>
                    <a:srcRect/>
                    <a:stretch>
                      <a:fillRect/>
                    </a:stretch>
                  </pic:blipFill>
                  <pic:spPr bwMode="auto">
                    <a:xfrm>
                      <a:off x="0" y="0"/>
                      <a:ext cx="4977765" cy="3601720"/>
                    </a:xfrm>
                    <a:prstGeom prst="rect">
                      <a:avLst/>
                    </a:prstGeom>
                    <a:noFill/>
                    <a:ln w="9525">
                      <a:noFill/>
                      <a:miter lim="800000"/>
                      <a:headEnd/>
                      <a:tailEnd/>
                    </a:ln>
                  </pic:spPr>
                </pic:pic>
              </a:graphicData>
            </a:graphic>
          </wp:inline>
        </w:drawing>
      </w:r>
    </w:p>
    <w:p w:rsidR="009B1FEC" w:rsidRDefault="009B1FEC" w:rsidP="00CD378C">
      <w:pPr>
        <w:spacing w:after="120" w:line="360" w:lineRule="auto"/>
        <w:jc w:val="center"/>
      </w:pPr>
      <w:r w:rsidRPr="00DC4867">
        <w:rPr>
          <w:b/>
          <w:bCs/>
        </w:rPr>
        <w:t xml:space="preserve">Рис. </w:t>
      </w:r>
      <w:r>
        <w:rPr>
          <w:b/>
          <w:bCs/>
        </w:rPr>
        <w:t>36</w:t>
      </w:r>
      <w:r w:rsidRPr="00DC4867">
        <w:rPr>
          <w:b/>
          <w:bCs/>
        </w:rPr>
        <w:t>.</w:t>
      </w:r>
      <w:r>
        <w:t xml:space="preserve"> Окно проекта, отображающее диаграмму</w:t>
      </w:r>
      <w:r w:rsidRPr="00B37C05">
        <w:t xml:space="preserve"> </w:t>
      </w:r>
      <w:r w:rsidR="00FE75A9">
        <w:rPr>
          <w:noProof/>
        </w:rPr>
        <w:drawing>
          <wp:inline distT="0" distB="0" distL="0" distR="0">
            <wp:extent cx="246380" cy="191135"/>
            <wp:effectExtent l="19050" t="0" r="127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6"/>
                    <a:srcRect/>
                    <a:stretch>
                      <a:fillRect/>
                    </a:stretch>
                  </pic:blipFill>
                  <pic:spPr bwMode="auto">
                    <a:xfrm>
                      <a:off x="0" y="0"/>
                      <a:ext cx="246380" cy="191135"/>
                    </a:xfrm>
                    <a:prstGeom prst="rect">
                      <a:avLst/>
                    </a:prstGeom>
                    <a:noFill/>
                    <a:ln w="9525">
                      <a:noFill/>
                      <a:miter lim="800000"/>
                      <a:headEnd/>
                      <a:tailEnd/>
                    </a:ln>
                  </pic:spPr>
                </pic:pic>
              </a:graphicData>
            </a:graphic>
          </wp:inline>
        </w:drawing>
      </w:r>
      <w:r w:rsidRPr="00B37C05">
        <w:t xml:space="preserve"> </w:t>
      </w:r>
      <w:r>
        <w:rPr>
          <w:lang w:val="en-US"/>
        </w:rPr>
        <w:t>Class</w:t>
      </w:r>
      <w:r w:rsidRPr="007C01A5">
        <w:t xml:space="preserve"> </w:t>
      </w:r>
      <w:r>
        <w:rPr>
          <w:lang w:val="en-US"/>
        </w:rPr>
        <w:t>Model</w:t>
      </w:r>
    </w:p>
    <w:p w:rsidR="009B1FEC" w:rsidRPr="00CD378C" w:rsidRDefault="009B1FEC" w:rsidP="00CD378C">
      <w:pPr>
        <w:spacing w:line="360" w:lineRule="auto"/>
        <w:ind w:firstLine="567"/>
        <w:jc w:val="both"/>
      </w:pPr>
      <w:r>
        <w:t>Элементы диаграммы классов представлены в таблице (табл. 7). Возможные о</w:t>
      </w:r>
      <w:r w:rsidRPr="00CD378C">
        <w:t>тношения между классами</w:t>
      </w:r>
      <w:r>
        <w:t xml:space="preserve"> рассмотрены в таблице (табл. 2).</w:t>
      </w:r>
    </w:p>
    <w:p w:rsidR="009B1FEC" w:rsidRPr="007F3911" w:rsidRDefault="009B1FEC" w:rsidP="003C5F96">
      <w:pPr>
        <w:spacing w:line="360" w:lineRule="auto"/>
        <w:ind w:firstLine="567"/>
        <w:jc w:val="both"/>
      </w:pPr>
    </w:p>
    <w:p w:rsidR="009B1FEC" w:rsidRPr="004D1ACC" w:rsidRDefault="009B1FEC" w:rsidP="007F3911">
      <w:pPr>
        <w:spacing w:line="360" w:lineRule="auto"/>
        <w:ind w:left="360"/>
        <w:jc w:val="center"/>
      </w:pPr>
      <w:r w:rsidRPr="007F3911">
        <w:rPr>
          <w:b/>
          <w:bCs/>
        </w:rPr>
        <w:t xml:space="preserve">Таблица </w:t>
      </w:r>
      <w:r>
        <w:rPr>
          <w:b/>
          <w:bCs/>
        </w:rPr>
        <w:t>7</w:t>
      </w:r>
      <w:r w:rsidRPr="007F3911">
        <w:rPr>
          <w:b/>
          <w:bCs/>
        </w:rPr>
        <w:t>.</w:t>
      </w:r>
      <w:r>
        <w:t xml:space="preserve"> Элементы диаграммы классов (</w:t>
      </w:r>
      <w:r>
        <w:rPr>
          <w:lang w:val="en-US"/>
        </w:rPr>
        <w:t>Class</w:t>
      </w:r>
      <w:r w:rsidRPr="00CD378C">
        <w:t xml:space="preserve"> </w:t>
      </w:r>
      <w:r>
        <w:rPr>
          <w:lang w:val="en-US"/>
        </w:rPr>
        <w:t>Model</w:t>
      </w:r>
      <w:r>
        <w:t>)</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784"/>
        <w:gridCol w:w="4785"/>
      </w:tblGrid>
      <w:tr w:rsidR="009B1FEC" w:rsidRPr="006F7F17">
        <w:tc>
          <w:tcPr>
            <w:tcW w:w="4785" w:type="dxa"/>
          </w:tcPr>
          <w:p w:rsidR="009B1FEC" w:rsidRPr="00E269C1" w:rsidRDefault="009B1FEC" w:rsidP="00E269C1">
            <w:pPr>
              <w:spacing w:line="360" w:lineRule="auto"/>
              <w:jc w:val="center"/>
              <w:rPr>
                <w:b/>
                <w:bCs/>
              </w:rPr>
            </w:pPr>
            <w:r w:rsidRPr="00E269C1">
              <w:rPr>
                <w:b/>
                <w:bCs/>
              </w:rPr>
              <w:t>Графический символ элемента модели</w:t>
            </w:r>
          </w:p>
        </w:tc>
        <w:tc>
          <w:tcPr>
            <w:tcW w:w="4786" w:type="dxa"/>
          </w:tcPr>
          <w:p w:rsidR="009B1FEC" w:rsidRPr="00E269C1" w:rsidRDefault="009B1FEC" w:rsidP="00E269C1">
            <w:pPr>
              <w:spacing w:line="360" w:lineRule="auto"/>
              <w:jc w:val="center"/>
              <w:rPr>
                <w:b/>
                <w:bCs/>
              </w:rPr>
            </w:pPr>
            <w:r w:rsidRPr="00E269C1">
              <w:rPr>
                <w:b/>
                <w:bCs/>
              </w:rPr>
              <w:t>Описание</w:t>
            </w:r>
          </w:p>
        </w:tc>
      </w:tr>
      <w:tr w:rsidR="009B1FEC">
        <w:tc>
          <w:tcPr>
            <w:tcW w:w="4785" w:type="dxa"/>
          </w:tcPr>
          <w:p w:rsidR="009B1FEC" w:rsidRDefault="00FE75A9" w:rsidP="00E269C1">
            <w:pPr>
              <w:spacing w:line="360" w:lineRule="auto"/>
              <w:jc w:val="center"/>
            </w:pPr>
            <w:r>
              <w:rPr>
                <w:noProof/>
              </w:rPr>
              <w:drawing>
                <wp:inline distT="0" distB="0" distL="0" distR="0">
                  <wp:extent cx="1336040" cy="1240155"/>
                  <wp:effectExtent l="1905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1"/>
                          <a:srcRect/>
                          <a:stretch>
                            <a:fillRect/>
                          </a:stretch>
                        </pic:blipFill>
                        <pic:spPr bwMode="auto">
                          <a:xfrm>
                            <a:off x="0" y="0"/>
                            <a:ext cx="1336040" cy="1240155"/>
                          </a:xfrm>
                          <a:prstGeom prst="rect">
                            <a:avLst/>
                          </a:prstGeom>
                          <a:noFill/>
                          <a:ln w="9525">
                            <a:noFill/>
                            <a:miter lim="800000"/>
                            <a:headEnd/>
                            <a:tailEnd/>
                          </a:ln>
                        </pic:spPr>
                      </pic:pic>
                    </a:graphicData>
                  </a:graphic>
                </wp:inline>
              </w:drawing>
            </w:r>
          </w:p>
        </w:tc>
        <w:tc>
          <w:tcPr>
            <w:tcW w:w="4786" w:type="dxa"/>
          </w:tcPr>
          <w:p w:rsidR="009B1FEC" w:rsidRPr="003C5F96" w:rsidRDefault="009B1FEC" w:rsidP="00E269C1">
            <w:pPr>
              <w:spacing w:line="360" w:lineRule="auto"/>
              <w:ind w:left="35"/>
              <w:jc w:val="both"/>
            </w:pPr>
            <w:r w:rsidRPr="003C5F96">
              <w:t>Class</w:t>
            </w:r>
            <w:r w:rsidRPr="00063218">
              <w:t xml:space="preserve">. </w:t>
            </w:r>
            <w:r w:rsidRPr="003C5F96">
              <w:t>Имя класса должно быть уникальным</w:t>
            </w:r>
            <w:r>
              <w:t xml:space="preserve"> в пределах пакета</w:t>
            </w:r>
            <w:r w:rsidRPr="003C5F96">
              <w:t xml:space="preserve">. Оно указывается в первой верхней секции прямоугольника. </w:t>
            </w:r>
          </w:p>
          <w:p w:rsidR="009B1FEC" w:rsidRPr="00063218" w:rsidRDefault="009B1FEC" w:rsidP="00E269C1">
            <w:pPr>
              <w:spacing w:line="360" w:lineRule="auto"/>
              <w:ind w:left="35"/>
              <w:jc w:val="both"/>
            </w:pPr>
            <w:r w:rsidRPr="003C5F96">
              <w:t xml:space="preserve">В дополнение к общему правилу наименования элементов языка UML, имя класса записывается по центру секции имени полужирным шрифтом и должно начинаться с заглавной буквы. </w:t>
            </w:r>
            <w:r w:rsidRPr="003C5F96">
              <w:lastRenderedPageBreak/>
              <w:t xml:space="preserve">Рекомендуется в качестве имен классов использовать существительные, записанные по практическим соображениям без пробелов. </w:t>
            </w:r>
          </w:p>
        </w:tc>
      </w:tr>
      <w:tr w:rsidR="009B1FEC">
        <w:tc>
          <w:tcPr>
            <w:tcW w:w="4785" w:type="dxa"/>
          </w:tcPr>
          <w:p w:rsidR="009B1FEC" w:rsidRPr="004D1ACC" w:rsidRDefault="00FE75A9" w:rsidP="00E269C1">
            <w:pPr>
              <w:spacing w:line="360" w:lineRule="auto"/>
              <w:jc w:val="center"/>
              <w:rPr>
                <w:noProof/>
              </w:rPr>
            </w:pPr>
            <w:r>
              <w:rPr>
                <w:noProof/>
              </w:rPr>
              <w:lastRenderedPageBreak/>
              <w:drawing>
                <wp:inline distT="0" distB="0" distL="0" distR="0">
                  <wp:extent cx="1336040" cy="1240155"/>
                  <wp:effectExtent l="1905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2"/>
                          <a:srcRect/>
                          <a:stretch>
                            <a:fillRect/>
                          </a:stretch>
                        </pic:blipFill>
                        <pic:spPr bwMode="auto">
                          <a:xfrm>
                            <a:off x="0" y="0"/>
                            <a:ext cx="1336040" cy="1240155"/>
                          </a:xfrm>
                          <a:prstGeom prst="rect">
                            <a:avLst/>
                          </a:prstGeom>
                          <a:noFill/>
                          <a:ln w="9525">
                            <a:noFill/>
                            <a:miter lim="800000"/>
                            <a:headEnd/>
                            <a:tailEnd/>
                          </a:ln>
                        </pic:spPr>
                      </pic:pic>
                    </a:graphicData>
                  </a:graphic>
                </wp:inline>
              </w:drawing>
            </w:r>
          </w:p>
        </w:tc>
        <w:tc>
          <w:tcPr>
            <w:tcW w:w="4786" w:type="dxa"/>
          </w:tcPr>
          <w:p w:rsidR="009B1FEC" w:rsidRPr="007F3911" w:rsidRDefault="009B1FEC" w:rsidP="00E269C1">
            <w:pPr>
              <w:spacing w:line="360" w:lineRule="auto"/>
              <w:ind w:left="35"/>
              <w:jc w:val="both"/>
            </w:pPr>
            <w:r w:rsidRPr="00E269C1">
              <w:rPr>
                <w:lang w:val="en-US"/>
              </w:rPr>
              <w:t>Abstract</w:t>
            </w:r>
            <w:r w:rsidRPr="00CC314C">
              <w:t xml:space="preserve"> </w:t>
            </w:r>
            <w:r w:rsidRPr="00E269C1">
              <w:rPr>
                <w:lang w:val="en-US"/>
              </w:rPr>
              <w:t>class</w:t>
            </w:r>
            <w:r w:rsidRPr="00CC314C">
              <w:t xml:space="preserve">. </w:t>
            </w:r>
            <w:r w:rsidRPr="007F3911">
              <w:t xml:space="preserve">Класс может не иметь экземпляров или объектов. В этом случае он называется </w:t>
            </w:r>
            <w:r w:rsidRPr="00E269C1">
              <w:rPr>
                <w:b/>
                <w:bCs/>
              </w:rPr>
              <w:t>абстрактным классом</w:t>
            </w:r>
            <w:r w:rsidRPr="007F3911">
              <w:t xml:space="preserve">, а для обозначения его имени используется </w:t>
            </w:r>
            <w:r w:rsidRPr="003C5F96">
              <w:t>наклонный шрифт (курсив) или перед именем класса указывают стереотип «abstract»</w:t>
            </w:r>
            <w:r w:rsidRPr="00A62EB3">
              <w:t>.</w:t>
            </w:r>
            <w:r w:rsidRPr="007F3911">
              <w:t xml:space="preserve"> </w:t>
            </w:r>
          </w:p>
          <w:p w:rsidR="009B1FEC" w:rsidRPr="004D1ACC" w:rsidRDefault="009B1FEC" w:rsidP="00E269C1">
            <w:pPr>
              <w:spacing w:line="360" w:lineRule="auto"/>
              <w:jc w:val="both"/>
            </w:pPr>
          </w:p>
        </w:tc>
      </w:tr>
      <w:tr w:rsidR="009B1FEC">
        <w:tc>
          <w:tcPr>
            <w:tcW w:w="4785" w:type="dxa"/>
          </w:tcPr>
          <w:p w:rsidR="009B1FEC" w:rsidRDefault="00FE75A9" w:rsidP="00E269C1">
            <w:pPr>
              <w:spacing w:line="360" w:lineRule="auto"/>
              <w:jc w:val="center"/>
              <w:rPr>
                <w:noProof/>
              </w:rPr>
            </w:pPr>
            <w:r>
              <w:rPr>
                <w:noProof/>
              </w:rPr>
              <w:drawing>
                <wp:inline distT="0" distB="0" distL="0" distR="0">
                  <wp:extent cx="1336040" cy="1431290"/>
                  <wp:effectExtent l="1905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3"/>
                          <a:srcRect/>
                          <a:stretch>
                            <a:fillRect/>
                          </a:stretch>
                        </pic:blipFill>
                        <pic:spPr bwMode="auto">
                          <a:xfrm>
                            <a:off x="0" y="0"/>
                            <a:ext cx="1336040" cy="1431290"/>
                          </a:xfrm>
                          <a:prstGeom prst="rect">
                            <a:avLst/>
                          </a:prstGeom>
                          <a:noFill/>
                          <a:ln w="9525">
                            <a:noFill/>
                            <a:miter lim="800000"/>
                            <a:headEnd/>
                            <a:tailEnd/>
                          </a:ln>
                        </pic:spPr>
                      </pic:pic>
                    </a:graphicData>
                  </a:graphic>
                </wp:inline>
              </w:drawing>
            </w:r>
          </w:p>
        </w:tc>
        <w:tc>
          <w:tcPr>
            <w:tcW w:w="4786" w:type="dxa"/>
          </w:tcPr>
          <w:p w:rsidR="009B1FEC" w:rsidRPr="007F3911" w:rsidRDefault="009B1FEC" w:rsidP="00E269C1">
            <w:pPr>
              <w:spacing w:line="360" w:lineRule="auto"/>
              <w:ind w:left="35"/>
              <w:jc w:val="both"/>
            </w:pPr>
            <w:r w:rsidRPr="00E269C1">
              <w:rPr>
                <w:lang w:val="en-US"/>
              </w:rPr>
              <w:t>Interface</w:t>
            </w:r>
            <w:r w:rsidRPr="00CC314C">
              <w:t>. Интерфейсом в UML называют класс, содержащий только объявление операций.</w:t>
            </w:r>
          </w:p>
        </w:tc>
      </w:tr>
      <w:tr w:rsidR="009B1FEC">
        <w:tc>
          <w:tcPr>
            <w:tcW w:w="4785" w:type="dxa"/>
          </w:tcPr>
          <w:p w:rsidR="009B1FEC" w:rsidRDefault="00FE75A9" w:rsidP="00E269C1">
            <w:pPr>
              <w:spacing w:line="360" w:lineRule="auto"/>
              <w:jc w:val="center"/>
              <w:rPr>
                <w:noProof/>
              </w:rPr>
            </w:pPr>
            <w:r>
              <w:rPr>
                <w:noProof/>
              </w:rPr>
              <w:drawing>
                <wp:inline distT="0" distB="0" distL="0" distR="0">
                  <wp:extent cx="1336040" cy="1240155"/>
                  <wp:effectExtent l="1905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4"/>
                          <a:srcRect/>
                          <a:stretch>
                            <a:fillRect/>
                          </a:stretch>
                        </pic:blipFill>
                        <pic:spPr bwMode="auto">
                          <a:xfrm>
                            <a:off x="0" y="0"/>
                            <a:ext cx="1336040" cy="1240155"/>
                          </a:xfrm>
                          <a:prstGeom prst="rect">
                            <a:avLst/>
                          </a:prstGeom>
                          <a:noFill/>
                          <a:ln w="9525">
                            <a:noFill/>
                            <a:miter lim="800000"/>
                            <a:headEnd/>
                            <a:tailEnd/>
                          </a:ln>
                        </pic:spPr>
                      </pic:pic>
                    </a:graphicData>
                  </a:graphic>
                </wp:inline>
              </w:drawing>
            </w:r>
          </w:p>
        </w:tc>
        <w:tc>
          <w:tcPr>
            <w:tcW w:w="4786" w:type="dxa"/>
          </w:tcPr>
          <w:p w:rsidR="009B1FEC" w:rsidRPr="00CC314C" w:rsidRDefault="009B1FEC" w:rsidP="00E269C1">
            <w:pPr>
              <w:spacing w:line="360" w:lineRule="auto"/>
              <w:ind w:left="35"/>
              <w:jc w:val="both"/>
            </w:pPr>
            <w:r w:rsidRPr="00E269C1">
              <w:rPr>
                <w:lang w:val="en-US"/>
              </w:rPr>
              <w:t>Table</w:t>
            </w:r>
            <w:r w:rsidRPr="00CC314C">
              <w:t>. Класс,</w:t>
            </w:r>
            <w:r>
              <w:t xml:space="preserve"> являющийся элементом модели данных, который в дальнейшем в системе будет представлен в виде реляционной таблицы данных.</w:t>
            </w:r>
          </w:p>
        </w:tc>
      </w:tr>
      <w:tr w:rsidR="009B1FEC">
        <w:tc>
          <w:tcPr>
            <w:tcW w:w="4785" w:type="dxa"/>
          </w:tcPr>
          <w:p w:rsidR="009B1FEC" w:rsidRDefault="00FE75A9" w:rsidP="00E269C1">
            <w:pPr>
              <w:spacing w:line="360" w:lineRule="auto"/>
              <w:jc w:val="center"/>
              <w:rPr>
                <w:noProof/>
              </w:rPr>
            </w:pPr>
            <w:r>
              <w:rPr>
                <w:noProof/>
              </w:rPr>
              <w:drawing>
                <wp:inline distT="0" distB="0" distL="0" distR="0">
                  <wp:extent cx="1336040" cy="1033780"/>
                  <wp:effectExtent l="1905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5"/>
                          <a:srcRect/>
                          <a:stretch>
                            <a:fillRect/>
                          </a:stretch>
                        </pic:blipFill>
                        <pic:spPr bwMode="auto">
                          <a:xfrm>
                            <a:off x="0" y="0"/>
                            <a:ext cx="1336040" cy="1033780"/>
                          </a:xfrm>
                          <a:prstGeom prst="rect">
                            <a:avLst/>
                          </a:prstGeom>
                          <a:noFill/>
                          <a:ln w="9525">
                            <a:noFill/>
                            <a:miter lim="800000"/>
                            <a:headEnd/>
                            <a:tailEnd/>
                          </a:ln>
                        </pic:spPr>
                      </pic:pic>
                    </a:graphicData>
                  </a:graphic>
                </wp:inline>
              </w:drawing>
            </w:r>
          </w:p>
        </w:tc>
        <w:tc>
          <w:tcPr>
            <w:tcW w:w="4786" w:type="dxa"/>
          </w:tcPr>
          <w:p w:rsidR="009B1FEC" w:rsidRPr="007C2666" w:rsidRDefault="009B1FEC" w:rsidP="00E269C1">
            <w:pPr>
              <w:spacing w:line="360" w:lineRule="auto"/>
              <w:ind w:left="35"/>
              <w:jc w:val="both"/>
            </w:pPr>
            <w:r w:rsidRPr="00E269C1">
              <w:rPr>
                <w:lang w:val="en-US"/>
              </w:rPr>
              <w:t>Object</w:t>
            </w:r>
            <w:r w:rsidRPr="007C2666">
              <w:t xml:space="preserve">. Объект (object) является отдельным экземпляром класса, который создается на этапе выполнения программы. Он имеет свое собственное </w:t>
            </w:r>
            <w:r w:rsidRPr="00E269C1">
              <w:rPr>
                <w:b/>
                <w:bCs/>
              </w:rPr>
              <w:t>имя</w:t>
            </w:r>
            <w:r w:rsidRPr="007C2666">
              <w:t xml:space="preserve"> и </w:t>
            </w:r>
            <w:r w:rsidRPr="00E269C1">
              <w:rPr>
                <w:b/>
                <w:bCs/>
              </w:rPr>
              <w:t>конкретные значения атрибутов</w:t>
            </w:r>
            <w:r w:rsidRPr="007C2666">
              <w:t xml:space="preserve">. </w:t>
            </w:r>
            <w:r>
              <w:t xml:space="preserve">В общем случае </w:t>
            </w:r>
            <w:r w:rsidRPr="007C2666">
              <w:t>запис</w:t>
            </w:r>
            <w:r>
              <w:t>ь</w:t>
            </w:r>
            <w:r w:rsidRPr="007C2666">
              <w:t xml:space="preserve"> имени объекта представляет собой строку текста </w:t>
            </w:r>
            <w:r w:rsidRPr="00E269C1">
              <w:rPr>
                <w:b/>
                <w:bCs/>
              </w:rPr>
              <w:t xml:space="preserve">"имя объекта:имя класса", </w:t>
            </w:r>
            <w:r>
              <w:t>разделенную двоеточием</w:t>
            </w:r>
            <w:r w:rsidRPr="007C2666">
              <w:t>.</w:t>
            </w:r>
          </w:p>
        </w:tc>
      </w:tr>
    </w:tbl>
    <w:p w:rsidR="009B1FEC" w:rsidRDefault="009B1FEC" w:rsidP="0007269B">
      <w:pPr>
        <w:spacing w:line="360" w:lineRule="auto"/>
        <w:ind w:firstLine="567"/>
        <w:jc w:val="both"/>
      </w:pPr>
    </w:p>
    <w:p w:rsidR="009B1FEC" w:rsidRDefault="009B1FEC" w:rsidP="0007269B">
      <w:pPr>
        <w:spacing w:line="360" w:lineRule="auto"/>
        <w:ind w:firstLine="567"/>
        <w:jc w:val="both"/>
      </w:pPr>
      <w:r>
        <w:t xml:space="preserve">Диаграмма классов создается итеративно по мере получения новых данных о предметной области, функциях системы и алгоритмах их реализации. Таким образом, диаграмма классов создается на основе диаграмм </w:t>
      </w:r>
      <w:r w:rsidRPr="00CD378C">
        <w:t>предметной области (</w:t>
      </w:r>
      <w:r w:rsidRPr="00CD378C">
        <w:rPr>
          <w:lang w:val="en-US"/>
        </w:rPr>
        <w:t>Domain</w:t>
      </w:r>
      <w:r>
        <w:t xml:space="preserve"> </w:t>
      </w:r>
      <w:r>
        <w:rPr>
          <w:lang w:val="en-US"/>
        </w:rPr>
        <w:t>Model</w:t>
      </w:r>
      <w:r>
        <w:t xml:space="preserve">), </w:t>
      </w:r>
      <w:r>
        <w:lastRenderedPageBreak/>
        <w:t>анализа пригодности, диаграммы последовательности (</w:t>
      </w:r>
      <w:r>
        <w:rPr>
          <w:lang w:val="en-US"/>
        </w:rPr>
        <w:t>Sequence</w:t>
      </w:r>
      <w:r>
        <w:t>)</w:t>
      </w:r>
      <w:r w:rsidRPr="00576D06">
        <w:t>, а также</w:t>
      </w:r>
      <w:r>
        <w:t>,</w:t>
      </w:r>
      <w:r w:rsidRPr="00576D06">
        <w:t xml:space="preserve"> </w:t>
      </w:r>
      <w:r>
        <w:t xml:space="preserve">при необходимости, </w:t>
      </w:r>
      <w:r w:rsidRPr="00576D06">
        <w:t>всех уже созданных диаграмм в проекте.</w:t>
      </w:r>
      <w:r>
        <w:t xml:space="preserve"> Все классы, выделенные на указанных диаграммах, должны быть представлены на диаграмме классов, где детализируется информация о структуре и поведении классов, т.е. детально описываются атрибуты и операции классов. Напомним, что атрибуты выявляются,</w:t>
      </w:r>
      <w:r w:rsidRPr="00576D06">
        <w:t xml:space="preserve"> в том числе</w:t>
      </w:r>
      <w:r>
        <w:t>, на диаграммах требований (</w:t>
      </w:r>
      <w:r>
        <w:rPr>
          <w:lang w:val="en-US"/>
        </w:rPr>
        <w:t>Requirements</w:t>
      </w:r>
      <w:r>
        <w:t>) и вариантов использования</w:t>
      </w:r>
      <w:r w:rsidRPr="00576D06">
        <w:t xml:space="preserve"> (</w:t>
      </w:r>
      <w:r>
        <w:rPr>
          <w:lang w:val="en-US"/>
        </w:rPr>
        <w:t>Use</w:t>
      </w:r>
      <w:r w:rsidRPr="00576D06">
        <w:t xml:space="preserve"> </w:t>
      </w:r>
      <w:r>
        <w:rPr>
          <w:lang w:val="en-US"/>
        </w:rPr>
        <w:t>case</w:t>
      </w:r>
      <w:r w:rsidRPr="00576D06">
        <w:t>)</w:t>
      </w:r>
      <w:r>
        <w:t>, операции детально перечислены на диаграмме последовательности (</w:t>
      </w:r>
      <w:r>
        <w:rPr>
          <w:lang w:val="en-US"/>
        </w:rPr>
        <w:t>Sequence</w:t>
      </w:r>
      <w:r>
        <w:t xml:space="preserve">). </w:t>
      </w:r>
    </w:p>
    <w:p w:rsidR="009B1FEC" w:rsidRDefault="009B1FEC" w:rsidP="0007269B">
      <w:pPr>
        <w:spacing w:line="360" w:lineRule="auto"/>
        <w:ind w:firstLine="567"/>
        <w:jc w:val="both"/>
      </w:pPr>
      <w:r>
        <w:t xml:space="preserve">Отношения между классами определены в процессе создания диаграмм </w:t>
      </w:r>
      <w:r w:rsidRPr="00CD378C">
        <w:t>предметной области (</w:t>
      </w:r>
      <w:r w:rsidRPr="00CD378C">
        <w:rPr>
          <w:lang w:val="en-US"/>
        </w:rPr>
        <w:t>Domain</w:t>
      </w:r>
      <w:r>
        <w:t xml:space="preserve"> </w:t>
      </w:r>
      <w:r>
        <w:rPr>
          <w:lang w:val="en-US"/>
        </w:rPr>
        <w:t>Model</w:t>
      </w:r>
      <w:r>
        <w:t>),</w:t>
      </w:r>
      <w:r w:rsidRPr="00576D06">
        <w:t xml:space="preserve"> </w:t>
      </w:r>
      <w:r>
        <w:t>анализа пригодности и диаграммы последовательности (</w:t>
      </w:r>
      <w:r>
        <w:rPr>
          <w:lang w:val="en-US"/>
        </w:rPr>
        <w:t>Sequence</w:t>
      </w:r>
      <w:r>
        <w:t>). На диаграмме классов отношения типа ассоциации должны быть описаны более детально, как минимум определена их мощность (</w:t>
      </w:r>
      <w:r>
        <w:rPr>
          <w:lang w:val="en-US"/>
        </w:rPr>
        <w:t>Multiplicity</w:t>
      </w:r>
      <w:r>
        <w:t>).</w:t>
      </w:r>
    </w:p>
    <w:p w:rsidR="009B1FEC" w:rsidRDefault="009B1FEC" w:rsidP="0007269B">
      <w:pPr>
        <w:spacing w:line="360" w:lineRule="auto"/>
        <w:ind w:firstLine="567"/>
        <w:jc w:val="both"/>
      </w:pPr>
      <w:r>
        <w:t>Уточним возможности описания характеристик классов, атрибутов и операций (рис. 37).</w:t>
      </w:r>
    </w:p>
    <w:p w:rsidR="009B1FEC" w:rsidRPr="00294366" w:rsidRDefault="009B1FEC" w:rsidP="00294366">
      <w:pPr>
        <w:spacing w:line="360" w:lineRule="auto"/>
        <w:ind w:firstLine="567"/>
        <w:jc w:val="both"/>
      </w:pPr>
      <w:r w:rsidRPr="00294366">
        <w:t xml:space="preserve">Описание (спецификация) атрибута </w:t>
      </w:r>
      <w:r>
        <w:t xml:space="preserve">(рис. 38) </w:t>
      </w:r>
      <w:r w:rsidRPr="00294366">
        <w:t>может, помимо имени, включать: тип, описание видимости и значение по умолчанию. Для этого используют следующий формат:</w:t>
      </w:r>
    </w:p>
    <w:p w:rsidR="009B1FEC" w:rsidRPr="00294366" w:rsidRDefault="009B1FEC" w:rsidP="00294366">
      <w:pPr>
        <w:spacing w:line="360" w:lineRule="auto"/>
        <w:ind w:firstLine="567"/>
        <w:jc w:val="both"/>
      </w:pPr>
      <w:r w:rsidRPr="00294366">
        <w:rPr>
          <w:b/>
          <w:bCs/>
          <w:i/>
          <w:iCs/>
        </w:rPr>
        <w:t>&lt;признак видимости&gt; &lt;имя&gt;[кратность]:&lt;тип&gt; = &lt;значение по умолчанию&gt;,</w:t>
      </w:r>
      <w:r w:rsidRPr="00294366">
        <w:t xml:space="preserve"> </w:t>
      </w:r>
    </w:p>
    <w:p w:rsidR="009B1FEC" w:rsidRPr="00294366" w:rsidRDefault="009B1FEC" w:rsidP="00294366">
      <w:pPr>
        <w:spacing w:line="360" w:lineRule="auto"/>
        <w:jc w:val="both"/>
      </w:pPr>
      <w:r w:rsidRPr="00294366">
        <w:t xml:space="preserve">где </w:t>
      </w:r>
      <w:r w:rsidRPr="007C2666">
        <w:rPr>
          <w:b/>
          <w:bCs/>
        </w:rPr>
        <w:t>признак (квантор) видимости</w:t>
      </w:r>
      <w:r w:rsidRPr="00294366">
        <w:t xml:space="preserve"> может принимать одно из трех значений: </w:t>
      </w:r>
    </w:p>
    <w:p w:rsidR="009B1FEC" w:rsidRPr="00294366" w:rsidRDefault="009B1FEC" w:rsidP="00BC1B82">
      <w:pPr>
        <w:numPr>
          <w:ilvl w:val="1"/>
          <w:numId w:val="10"/>
        </w:numPr>
        <w:spacing w:line="360" w:lineRule="auto"/>
        <w:jc w:val="both"/>
      </w:pPr>
      <w:r w:rsidRPr="00294366">
        <w:t>«</w:t>
      </w:r>
      <w:r w:rsidRPr="00294366">
        <w:rPr>
          <w:b/>
          <w:bCs/>
        </w:rPr>
        <w:t>+</w:t>
      </w:r>
      <w:r w:rsidRPr="00294366">
        <w:t>» - общий или общедоступный (</w:t>
      </w:r>
      <w:r w:rsidRPr="00294366">
        <w:rPr>
          <w:b/>
          <w:bCs/>
        </w:rPr>
        <w:t>public</w:t>
      </w:r>
      <w:r w:rsidRPr="00294366">
        <w:t xml:space="preserve">), атрибут с этой областью видимости доступен или виден из любого другого класса пакета, в котором определена диаграмма; </w:t>
      </w:r>
    </w:p>
    <w:p w:rsidR="009B1FEC" w:rsidRPr="00294366" w:rsidRDefault="009B1FEC" w:rsidP="00BC1B82">
      <w:pPr>
        <w:numPr>
          <w:ilvl w:val="1"/>
          <w:numId w:val="10"/>
        </w:numPr>
        <w:spacing w:line="360" w:lineRule="auto"/>
        <w:jc w:val="both"/>
      </w:pPr>
      <w:r w:rsidRPr="00294366">
        <w:t xml:space="preserve"> «</w:t>
      </w:r>
      <w:r w:rsidRPr="00294366">
        <w:rPr>
          <w:b/>
          <w:bCs/>
        </w:rPr>
        <w:t>#</w:t>
      </w:r>
      <w:r w:rsidRPr="00294366">
        <w:t>» - защищенный (</w:t>
      </w:r>
      <w:r w:rsidRPr="00294366">
        <w:rPr>
          <w:b/>
          <w:bCs/>
        </w:rPr>
        <w:t>protected</w:t>
      </w:r>
      <w:r w:rsidRPr="00294366">
        <w:t xml:space="preserve">), атрибут с этой областью видимости недоступен или невиден для всех классов, за исключением подклассов данного класса; </w:t>
      </w:r>
    </w:p>
    <w:p w:rsidR="009B1FEC" w:rsidRPr="00294366" w:rsidRDefault="009B1FEC" w:rsidP="00BC1B82">
      <w:pPr>
        <w:numPr>
          <w:ilvl w:val="1"/>
          <w:numId w:val="10"/>
        </w:numPr>
        <w:spacing w:line="360" w:lineRule="auto"/>
        <w:jc w:val="both"/>
      </w:pPr>
      <w:r w:rsidRPr="00294366">
        <w:t>«</w:t>
      </w:r>
      <w:r w:rsidRPr="00294366">
        <w:rPr>
          <w:b/>
          <w:bCs/>
        </w:rPr>
        <w:t>-</w:t>
      </w:r>
      <w:r w:rsidRPr="00294366">
        <w:t>» - скрытый (</w:t>
      </w:r>
      <w:r w:rsidRPr="00294366">
        <w:rPr>
          <w:b/>
          <w:bCs/>
        </w:rPr>
        <w:t>private</w:t>
      </w:r>
      <w:r w:rsidRPr="00294366">
        <w:t>), атрибут с этой областью видимости недоступен или невиден для всех классов без исключения.</w:t>
      </w:r>
    </w:p>
    <w:p w:rsidR="009B1FEC" w:rsidRPr="007C2666" w:rsidRDefault="009B1FEC" w:rsidP="00BC1B82">
      <w:pPr>
        <w:numPr>
          <w:ilvl w:val="0"/>
          <w:numId w:val="10"/>
        </w:numPr>
        <w:spacing w:line="360" w:lineRule="auto"/>
        <w:jc w:val="both"/>
      </w:pPr>
      <w:r w:rsidRPr="007C2666">
        <w:rPr>
          <w:b/>
          <w:bCs/>
        </w:rPr>
        <w:t xml:space="preserve">Имя атрибута </w:t>
      </w:r>
      <w:r w:rsidRPr="007C2666">
        <w:t>представляет собой строку текста, которая используется в качестве идентификатора соответствующего атрибута и поэтому должна быть уникальной в пределах данного класса. Имя атрибута является единственным обязательным элементом синтаксического обозначения атрибута.</w:t>
      </w:r>
    </w:p>
    <w:p w:rsidR="009B1FEC" w:rsidRPr="007C2666" w:rsidRDefault="009B1FEC" w:rsidP="00BC1B82">
      <w:pPr>
        <w:numPr>
          <w:ilvl w:val="0"/>
          <w:numId w:val="10"/>
        </w:numPr>
        <w:spacing w:line="360" w:lineRule="auto"/>
        <w:jc w:val="both"/>
      </w:pPr>
      <w:r w:rsidRPr="007C2666">
        <w:rPr>
          <w:b/>
          <w:bCs/>
        </w:rPr>
        <w:t xml:space="preserve">Кратность атрибута </w:t>
      </w:r>
      <w:r w:rsidRPr="007C2666">
        <w:t>характеризует общее количество конкретных атрибутов данного типа, входящих в состав отдельного класса. В общем случае кратность записывается в форме строки текста в квадратных скобках после имени соответствующего атрибута:</w:t>
      </w:r>
    </w:p>
    <w:p w:rsidR="009B1FEC" w:rsidRPr="007C2666" w:rsidRDefault="009B1FEC" w:rsidP="007C2666">
      <w:pPr>
        <w:spacing w:line="360" w:lineRule="auto"/>
        <w:ind w:left="360"/>
        <w:jc w:val="both"/>
        <w:rPr>
          <w:i/>
          <w:iCs/>
        </w:rPr>
      </w:pPr>
      <w:r w:rsidRPr="007C2666">
        <w:rPr>
          <w:b/>
          <w:bCs/>
          <w:i/>
          <w:iCs/>
        </w:rPr>
        <w:lastRenderedPageBreak/>
        <w:t>[нижняя_граница1 .. верхняя_граница1, нижняя_граница2.. верхняя_граница2, ..., н</w:t>
      </w:r>
      <w:r w:rsidRPr="007C2666">
        <w:rPr>
          <w:b/>
          <w:bCs/>
          <w:i/>
          <w:iCs/>
          <w:lang w:val="en-US"/>
        </w:rPr>
        <w:t>u</w:t>
      </w:r>
      <w:r w:rsidRPr="007C2666">
        <w:rPr>
          <w:b/>
          <w:bCs/>
          <w:i/>
          <w:iCs/>
        </w:rPr>
        <w:t>жняя_г</w:t>
      </w:r>
      <w:r w:rsidRPr="007C2666">
        <w:rPr>
          <w:b/>
          <w:bCs/>
          <w:i/>
          <w:iCs/>
          <w:lang w:val="en-US"/>
        </w:rPr>
        <w:t>pa</w:t>
      </w:r>
      <w:r w:rsidRPr="007C2666">
        <w:rPr>
          <w:b/>
          <w:bCs/>
          <w:i/>
          <w:iCs/>
        </w:rPr>
        <w:t>н</w:t>
      </w:r>
      <w:r w:rsidRPr="007C2666">
        <w:rPr>
          <w:b/>
          <w:bCs/>
          <w:i/>
          <w:iCs/>
          <w:lang w:val="en-US"/>
        </w:rPr>
        <w:t>u</w:t>
      </w:r>
      <w:r w:rsidRPr="007C2666">
        <w:rPr>
          <w:b/>
          <w:bCs/>
          <w:i/>
          <w:iCs/>
        </w:rPr>
        <w:t>ц</w:t>
      </w:r>
      <w:r w:rsidRPr="007C2666">
        <w:rPr>
          <w:b/>
          <w:bCs/>
          <w:i/>
          <w:iCs/>
          <w:lang w:val="en-US"/>
        </w:rPr>
        <w:t>a</w:t>
      </w:r>
      <w:r w:rsidRPr="007C2666">
        <w:rPr>
          <w:b/>
          <w:bCs/>
          <w:i/>
          <w:iCs/>
        </w:rPr>
        <w:t xml:space="preserve"> </w:t>
      </w:r>
      <w:r w:rsidRPr="007C2666">
        <w:rPr>
          <w:b/>
          <w:bCs/>
          <w:i/>
          <w:iCs/>
          <w:lang w:val="en-US"/>
        </w:rPr>
        <w:t>k</w:t>
      </w:r>
      <w:r w:rsidRPr="007C2666">
        <w:rPr>
          <w:b/>
          <w:bCs/>
          <w:i/>
          <w:iCs/>
        </w:rPr>
        <w:t xml:space="preserve"> .. верхняя_граница </w:t>
      </w:r>
      <w:r w:rsidRPr="007C2666">
        <w:rPr>
          <w:b/>
          <w:bCs/>
          <w:i/>
          <w:iCs/>
          <w:lang w:val="en-US"/>
        </w:rPr>
        <w:t>k</w:t>
      </w:r>
      <w:r w:rsidRPr="007C2666">
        <w:rPr>
          <w:b/>
          <w:bCs/>
          <w:i/>
          <w:iCs/>
        </w:rPr>
        <w:t xml:space="preserve">] </w:t>
      </w:r>
    </w:p>
    <w:p w:rsidR="009B1FEC" w:rsidRPr="007C2666" w:rsidRDefault="009B1FEC" w:rsidP="007C2666">
      <w:pPr>
        <w:spacing w:line="360" w:lineRule="auto"/>
        <w:ind w:left="360"/>
        <w:jc w:val="both"/>
      </w:pPr>
      <w:r w:rsidRPr="007C2666">
        <w:t>[1.:*] означает, что кратность атрибута может принимать любое положительное целое значение большее или равное 1.</w:t>
      </w:r>
    </w:p>
    <w:p w:rsidR="009B1FEC" w:rsidRPr="007C2666" w:rsidRDefault="009B1FEC" w:rsidP="007C2666">
      <w:pPr>
        <w:spacing w:line="360" w:lineRule="auto"/>
        <w:ind w:left="360"/>
        <w:jc w:val="both"/>
      </w:pPr>
      <w:r w:rsidRPr="007C2666">
        <w:t xml:space="preserve">[1..5] означает, что кратность атрибута может принимать любое значение из чисел: 1, 2, 3, 4, 5. </w:t>
      </w:r>
    </w:p>
    <w:p w:rsidR="009B1FEC" w:rsidRPr="00576D06" w:rsidRDefault="009B1FEC" w:rsidP="0007269B">
      <w:pPr>
        <w:spacing w:line="360" w:lineRule="auto"/>
        <w:ind w:firstLine="567"/>
        <w:jc w:val="both"/>
      </w:pPr>
    </w:p>
    <w:p w:rsidR="009B1FEC" w:rsidRDefault="00FE75A9" w:rsidP="0007269B">
      <w:pPr>
        <w:spacing w:after="120" w:line="360" w:lineRule="auto"/>
        <w:jc w:val="center"/>
      </w:pPr>
      <w:r>
        <w:rPr>
          <w:noProof/>
        </w:rPr>
        <w:drawing>
          <wp:inline distT="0" distB="0" distL="0" distR="0">
            <wp:extent cx="4850130" cy="4420870"/>
            <wp:effectExtent l="1905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6"/>
                    <a:srcRect/>
                    <a:stretch>
                      <a:fillRect/>
                    </a:stretch>
                  </pic:blipFill>
                  <pic:spPr bwMode="auto">
                    <a:xfrm>
                      <a:off x="0" y="0"/>
                      <a:ext cx="4850130" cy="4420870"/>
                    </a:xfrm>
                    <a:prstGeom prst="rect">
                      <a:avLst/>
                    </a:prstGeom>
                    <a:noFill/>
                    <a:ln w="9525">
                      <a:noFill/>
                      <a:miter lim="800000"/>
                      <a:headEnd/>
                      <a:tailEnd/>
                    </a:ln>
                  </pic:spPr>
                </pic:pic>
              </a:graphicData>
            </a:graphic>
          </wp:inline>
        </w:drawing>
      </w:r>
    </w:p>
    <w:p w:rsidR="009B1FEC" w:rsidRDefault="009B1FEC" w:rsidP="0007269B">
      <w:pPr>
        <w:spacing w:after="120" w:line="360" w:lineRule="auto"/>
        <w:jc w:val="center"/>
      </w:pPr>
      <w:r w:rsidRPr="00DC4867">
        <w:rPr>
          <w:b/>
          <w:bCs/>
        </w:rPr>
        <w:t xml:space="preserve">Рис. </w:t>
      </w:r>
      <w:r>
        <w:rPr>
          <w:b/>
          <w:bCs/>
        </w:rPr>
        <w:t>37</w:t>
      </w:r>
      <w:r w:rsidRPr="00DC4867">
        <w:rPr>
          <w:b/>
          <w:bCs/>
        </w:rPr>
        <w:t>.</w:t>
      </w:r>
      <w:r>
        <w:t xml:space="preserve"> Спецификация класса. Вкладка Detail</w:t>
      </w:r>
    </w:p>
    <w:p w:rsidR="009B1FEC" w:rsidRDefault="00FE75A9" w:rsidP="0007269B">
      <w:pPr>
        <w:spacing w:after="120" w:line="360" w:lineRule="auto"/>
        <w:jc w:val="center"/>
      </w:pPr>
      <w:r>
        <w:rPr>
          <w:noProof/>
        </w:rPr>
        <w:lastRenderedPageBreak/>
        <w:drawing>
          <wp:inline distT="0" distB="0" distL="0" distR="0">
            <wp:extent cx="5899785" cy="3466465"/>
            <wp:effectExtent l="19050" t="0" r="5715"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7"/>
                    <a:srcRect/>
                    <a:stretch>
                      <a:fillRect/>
                    </a:stretch>
                  </pic:blipFill>
                  <pic:spPr bwMode="auto">
                    <a:xfrm>
                      <a:off x="0" y="0"/>
                      <a:ext cx="5899785" cy="3466465"/>
                    </a:xfrm>
                    <a:prstGeom prst="rect">
                      <a:avLst/>
                    </a:prstGeom>
                    <a:noFill/>
                    <a:ln w="9525">
                      <a:noFill/>
                      <a:miter lim="800000"/>
                      <a:headEnd/>
                      <a:tailEnd/>
                    </a:ln>
                  </pic:spPr>
                </pic:pic>
              </a:graphicData>
            </a:graphic>
          </wp:inline>
        </w:drawing>
      </w:r>
    </w:p>
    <w:p w:rsidR="009B1FEC" w:rsidRDefault="009B1FEC" w:rsidP="007C65BA">
      <w:pPr>
        <w:spacing w:after="120" w:line="360" w:lineRule="auto"/>
        <w:jc w:val="center"/>
      </w:pPr>
      <w:r w:rsidRPr="00DC4867">
        <w:rPr>
          <w:b/>
          <w:bCs/>
        </w:rPr>
        <w:t xml:space="preserve">Рис. </w:t>
      </w:r>
      <w:r>
        <w:rPr>
          <w:b/>
          <w:bCs/>
        </w:rPr>
        <w:t>38</w:t>
      </w:r>
      <w:r w:rsidRPr="00DC4867">
        <w:rPr>
          <w:b/>
          <w:bCs/>
        </w:rPr>
        <w:t>.</w:t>
      </w:r>
      <w:r>
        <w:t xml:space="preserve"> Спецификация класса. Спецификация атрибутов</w:t>
      </w:r>
    </w:p>
    <w:p w:rsidR="009B1FEC" w:rsidRDefault="009B1FEC" w:rsidP="00294366">
      <w:pPr>
        <w:spacing w:after="120" w:line="360" w:lineRule="auto"/>
        <w:ind w:firstLine="567"/>
        <w:jc w:val="both"/>
      </w:pPr>
    </w:p>
    <w:p w:rsidR="009B1FEC" w:rsidRPr="00294366" w:rsidRDefault="009B1FEC" w:rsidP="00294366">
      <w:pPr>
        <w:spacing w:after="120" w:line="360" w:lineRule="auto"/>
        <w:ind w:firstLine="567"/>
        <w:jc w:val="both"/>
      </w:pPr>
      <w:r w:rsidRPr="00294366">
        <w:t>Описание (спецификация) операций класса</w:t>
      </w:r>
      <w:r>
        <w:t xml:space="preserve"> имеет следующий вид (рис. 39-40)</w:t>
      </w:r>
      <w:r w:rsidRPr="00294366">
        <w:t xml:space="preserve">: </w:t>
      </w:r>
    </w:p>
    <w:p w:rsidR="009B1FEC" w:rsidRPr="00294366" w:rsidRDefault="009B1FEC" w:rsidP="00294366">
      <w:pPr>
        <w:spacing w:after="120" w:line="360" w:lineRule="auto"/>
        <w:ind w:right="-426"/>
        <w:jc w:val="both"/>
        <w:rPr>
          <w:i/>
          <w:iCs/>
        </w:rPr>
      </w:pPr>
      <w:r w:rsidRPr="00294366">
        <w:rPr>
          <w:b/>
          <w:bCs/>
          <w:i/>
          <w:iCs/>
        </w:rPr>
        <w:t>&lt;признак видимости&gt; &lt;имя&gt;(&lt;список параметров&gt;):</w:t>
      </w:r>
      <w:r w:rsidRPr="00294366">
        <w:rPr>
          <w:i/>
          <w:iCs/>
        </w:rPr>
        <w:t xml:space="preserve"> </w:t>
      </w:r>
      <w:r w:rsidRPr="00294366">
        <w:rPr>
          <w:b/>
          <w:bCs/>
          <w:i/>
          <w:iCs/>
        </w:rPr>
        <w:t>&lt;тип возвращаемого значения&gt;.</w:t>
      </w:r>
      <w:r w:rsidRPr="00294366">
        <w:rPr>
          <w:i/>
          <w:iCs/>
        </w:rPr>
        <w:t xml:space="preserve"> </w:t>
      </w:r>
    </w:p>
    <w:p w:rsidR="009B1FEC" w:rsidRPr="00294366" w:rsidRDefault="009B1FEC" w:rsidP="00BC1B82">
      <w:pPr>
        <w:numPr>
          <w:ilvl w:val="0"/>
          <w:numId w:val="11"/>
        </w:numPr>
        <w:spacing w:line="360" w:lineRule="auto"/>
        <w:ind w:left="714" w:hanging="357"/>
        <w:jc w:val="both"/>
      </w:pPr>
      <w:r w:rsidRPr="00294366">
        <w:rPr>
          <w:b/>
          <w:bCs/>
        </w:rPr>
        <w:t xml:space="preserve">Признак видимости </w:t>
      </w:r>
      <w:r w:rsidRPr="00294366">
        <w:t>принимает значения, аналогичные значениям признака видимости для атрибутов.</w:t>
      </w:r>
    </w:p>
    <w:p w:rsidR="009B1FEC" w:rsidRPr="00294366" w:rsidRDefault="009B1FEC" w:rsidP="00BC1B82">
      <w:pPr>
        <w:numPr>
          <w:ilvl w:val="0"/>
          <w:numId w:val="11"/>
        </w:numPr>
        <w:spacing w:line="360" w:lineRule="auto"/>
        <w:ind w:left="714" w:hanging="357"/>
        <w:jc w:val="both"/>
      </w:pPr>
      <w:r w:rsidRPr="00294366">
        <w:rPr>
          <w:b/>
          <w:bCs/>
        </w:rPr>
        <w:t>Имя</w:t>
      </w:r>
      <w:r w:rsidRPr="00294366">
        <w:t xml:space="preserve"> представляет собой строку текста, которая используется в качестве идентификатора соответствующей операции и поэтому должна быть уникальной в пределах данного класса. </w:t>
      </w:r>
    </w:p>
    <w:p w:rsidR="009B1FEC" w:rsidRDefault="009B1FEC" w:rsidP="00BC1B82">
      <w:pPr>
        <w:numPr>
          <w:ilvl w:val="0"/>
          <w:numId w:val="11"/>
        </w:numPr>
        <w:spacing w:line="360" w:lineRule="auto"/>
        <w:ind w:left="714" w:hanging="357"/>
        <w:jc w:val="both"/>
      </w:pPr>
      <w:r w:rsidRPr="00294366">
        <w:t>Имя операции является единственным обязательным элементом синтаксического обозначения операции.</w:t>
      </w:r>
    </w:p>
    <w:p w:rsidR="009B1FEC" w:rsidRPr="00294366" w:rsidRDefault="009B1FEC" w:rsidP="00BC1B82">
      <w:pPr>
        <w:numPr>
          <w:ilvl w:val="0"/>
          <w:numId w:val="11"/>
        </w:numPr>
        <w:spacing w:line="360" w:lineRule="auto"/>
        <w:ind w:left="714" w:hanging="357"/>
        <w:jc w:val="both"/>
      </w:pPr>
      <w:r w:rsidRPr="00294366">
        <w:rPr>
          <w:b/>
          <w:bCs/>
        </w:rPr>
        <w:t>Вид параметра</w:t>
      </w:r>
      <w:r w:rsidRPr="00294366">
        <w:t xml:space="preserve"> — одно из ключевых слов «</w:t>
      </w:r>
      <w:r w:rsidRPr="00294366">
        <w:rPr>
          <w:b/>
          <w:bCs/>
        </w:rPr>
        <w:t>in</w:t>
      </w:r>
      <w:r w:rsidRPr="00294366">
        <w:t>», «</w:t>
      </w:r>
      <w:r w:rsidRPr="00294366">
        <w:rPr>
          <w:b/>
          <w:bCs/>
        </w:rPr>
        <w:t>out</w:t>
      </w:r>
      <w:r w:rsidRPr="00294366">
        <w:t>» или «</w:t>
      </w:r>
      <w:r w:rsidRPr="00294366">
        <w:rPr>
          <w:b/>
          <w:bCs/>
        </w:rPr>
        <w:t>inout</w:t>
      </w:r>
      <w:r w:rsidRPr="00294366">
        <w:t xml:space="preserve">» со значением «in» по умолчанию, в случае, если вид параметра не указывается. </w:t>
      </w:r>
    </w:p>
    <w:p w:rsidR="009B1FEC" w:rsidRPr="00294366" w:rsidRDefault="009B1FEC" w:rsidP="00BC1B82">
      <w:pPr>
        <w:numPr>
          <w:ilvl w:val="0"/>
          <w:numId w:val="11"/>
        </w:numPr>
        <w:spacing w:line="360" w:lineRule="auto"/>
        <w:ind w:left="714" w:hanging="357"/>
        <w:jc w:val="both"/>
      </w:pPr>
      <w:r w:rsidRPr="00294366">
        <w:rPr>
          <w:b/>
          <w:bCs/>
        </w:rPr>
        <w:t>Имя параметра</w:t>
      </w:r>
      <w:r w:rsidRPr="00294366">
        <w:t xml:space="preserve"> - идентификатор соответствующего формального параметра. </w:t>
      </w:r>
    </w:p>
    <w:p w:rsidR="009B1FEC" w:rsidRPr="00294366" w:rsidRDefault="009B1FEC" w:rsidP="00BC1B82">
      <w:pPr>
        <w:numPr>
          <w:ilvl w:val="0"/>
          <w:numId w:val="11"/>
        </w:numPr>
        <w:spacing w:line="360" w:lineRule="auto"/>
        <w:ind w:left="714" w:hanging="357"/>
        <w:jc w:val="both"/>
      </w:pPr>
      <w:r w:rsidRPr="00294366">
        <w:rPr>
          <w:b/>
          <w:bCs/>
        </w:rPr>
        <w:t>Выражение типа</w:t>
      </w:r>
      <w:r w:rsidRPr="00294366">
        <w:t xml:space="preserve"> является зависимой от конкретного языка программирования спецификацией типа возвращаемого значения для соответствующего формального параметра. </w:t>
      </w:r>
    </w:p>
    <w:p w:rsidR="009B1FEC" w:rsidRPr="00294366" w:rsidRDefault="009B1FEC" w:rsidP="00BC1B82">
      <w:pPr>
        <w:numPr>
          <w:ilvl w:val="0"/>
          <w:numId w:val="11"/>
        </w:numPr>
        <w:spacing w:line="360" w:lineRule="auto"/>
        <w:ind w:left="714" w:hanging="357"/>
        <w:jc w:val="both"/>
      </w:pPr>
      <w:r w:rsidRPr="00294366">
        <w:rPr>
          <w:b/>
          <w:bCs/>
        </w:rPr>
        <w:t>Значение параметра по умолчанию</w:t>
      </w:r>
      <w:r w:rsidRPr="00294366">
        <w:t xml:space="preserve"> - выражение для значения формального параметра, синтаксис которого зависит от конкретного языка программирования и подчиняется принятым в нем ограничениям. </w:t>
      </w:r>
    </w:p>
    <w:p w:rsidR="009B1FEC" w:rsidRDefault="009B1FEC" w:rsidP="00294366">
      <w:pPr>
        <w:spacing w:after="120" w:line="360" w:lineRule="auto"/>
        <w:jc w:val="both"/>
      </w:pPr>
    </w:p>
    <w:p w:rsidR="009B1FEC" w:rsidRDefault="00FE75A9" w:rsidP="007C65BA">
      <w:pPr>
        <w:spacing w:after="120" w:line="360" w:lineRule="auto"/>
        <w:jc w:val="center"/>
      </w:pPr>
      <w:r>
        <w:rPr>
          <w:noProof/>
        </w:rPr>
        <w:drawing>
          <wp:inline distT="0" distB="0" distL="0" distR="0">
            <wp:extent cx="5947410" cy="3498850"/>
            <wp:effectExtent l="19050" t="0" r="0" b="0"/>
            <wp:docPr id="104" name="Объект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Объект 6"/>
                    <pic:cNvPicPr>
                      <a:picLocks noChangeArrowheads="1"/>
                    </pic:cNvPicPr>
                  </pic:nvPicPr>
                  <pic:blipFill>
                    <a:blip r:embed="rId98"/>
                    <a:srcRect r="-2238" b="-291"/>
                    <a:stretch>
                      <a:fillRect/>
                    </a:stretch>
                  </pic:blipFill>
                  <pic:spPr bwMode="auto">
                    <a:xfrm>
                      <a:off x="0" y="0"/>
                      <a:ext cx="5947410" cy="3498850"/>
                    </a:xfrm>
                    <a:prstGeom prst="rect">
                      <a:avLst/>
                    </a:prstGeom>
                    <a:noFill/>
                    <a:ln w="9525">
                      <a:noFill/>
                      <a:miter lim="800000"/>
                      <a:headEnd/>
                      <a:tailEnd/>
                    </a:ln>
                  </pic:spPr>
                </pic:pic>
              </a:graphicData>
            </a:graphic>
          </wp:inline>
        </w:drawing>
      </w:r>
    </w:p>
    <w:p w:rsidR="009B1FEC" w:rsidRDefault="009B1FEC" w:rsidP="00BA2D72">
      <w:pPr>
        <w:spacing w:after="120" w:line="360" w:lineRule="auto"/>
        <w:jc w:val="center"/>
      </w:pPr>
      <w:r w:rsidRPr="00DC4867">
        <w:rPr>
          <w:b/>
          <w:bCs/>
        </w:rPr>
        <w:t xml:space="preserve">Рис. </w:t>
      </w:r>
      <w:r>
        <w:rPr>
          <w:b/>
          <w:bCs/>
        </w:rPr>
        <w:t>39</w:t>
      </w:r>
      <w:r w:rsidRPr="00DC4867">
        <w:rPr>
          <w:b/>
          <w:bCs/>
        </w:rPr>
        <w:t>.</w:t>
      </w:r>
      <w:r>
        <w:t xml:space="preserve"> Спецификация класса. Спецификация операций</w:t>
      </w:r>
    </w:p>
    <w:p w:rsidR="009B1FEC" w:rsidRDefault="00FE75A9" w:rsidP="00BA2D72">
      <w:pPr>
        <w:spacing w:after="120" w:line="360" w:lineRule="auto"/>
        <w:jc w:val="center"/>
      </w:pPr>
      <w:r>
        <w:rPr>
          <w:noProof/>
        </w:rPr>
        <w:drawing>
          <wp:inline distT="0" distB="0" distL="0" distR="0">
            <wp:extent cx="3434715" cy="3752850"/>
            <wp:effectExtent l="1905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9"/>
                    <a:srcRect/>
                    <a:stretch>
                      <a:fillRect/>
                    </a:stretch>
                  </pic:blipFill>
                  <pic:spPr bwMode="auto">
                    <a:xfrm>
                      <a:off x="0" y="0"/>
                      <a:ext cx="3434715" cy="3752850"/>
                    </a:xfrm>
                    <a:prstGeom prst="rect">
                      <a:avLst/>
                    </a:prstGeom>
                    <a:noFill/>
                    <a:ln w="9525">
                      <a:noFill/>
                      <a:miter lim="800000"/>
                      <a:headEnd/>
                      <a:tailEnd/>
                    </a:ln>
                  </pic:spPr>
                </pic:pic>
              </a:graphicData>
            </a:graphic>
          </wp:inline>
        </w:drawing>
      </w:r>
    </w:p>
    <w:p w:rsidR="009B1FEC" w:rsidRDefault="009B1FEC" w:rsidP="00CE39D9">
      <w:pPr>
        <w:spacing w:after="120" w:line="360" w:lineRule="auto"/>
        <w:jc w:val="center"/>
      </w:pPr>
      <w:r w:rsidRPr="00DC4867">
        <w:rPr>
          <w:b/>
          <w:bCs/>
        </w:rPr>
        <w:t xml:space="preserve">Рис. </w:t>
      </w:r>
      <w:r>
        <w:rPr>
          <w:b/>
          <w:bCs/>
        </w:rPr>
        <w:t>40</w:t>
      </w:r>
      <w:r w:rsidRPr="00DC4867">
        <w:rPr>
          <w:b/>
          <w:bCs/>
        </w:rPr>
        <w:t>.</w:t>
      </w:r>
      <w:r>
        <w:t xml:space="preserve"> Спецификация класса. Спецификация операций. Возможность написания кода операции</w:t>
      </w:r>
    </w:p>
    <w:p w:rsidR="009B1FEC" w:rsidRDefault="009B1FEC" w:rsidP="00BA2D72">
      <w:pPr>
        <w:spacing w:after="120" w:line="360" w:lineRule="auto"/>
        <w:jc w:val="center"/>
      </w:pPr>
    </w:p>
    <w:p w:rsidR="009B1FEC" w:rsidRDefault="00FE75A9" w:rsidP="00BA2D72">
      <w:pPr>
        <w:spacing w:after="120" w:line="360" w:lineRule="auto"/>
        <w:jc w:val="center"/>
      </w:pPr>
      <w:r>
        <w:rPr>
          <w:noProof/>
        </w:rPr>
        <w:lastRenderedPageBreak/>
        <w:drawing>
          <wp:inline distT="0" distB="0" distL="0" distR="0">
            <wp:extent cx="3387090" cy="3935730"/>
            <wp:effectExtent l="19050" t="0" r="381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0"/>
                    <a:srcRect/>
                    <a:stretch>
                      <a:fillRect/>
                    </a:stretch>
                  </pic:blipFill>
                  <pic:spPr bwMode="auto">
                    <a:xfrm>
                      <a:off x="0" y="0"/>
                      <a:ext cx="3387090" cy="3935730"/>
                    </a:xfrm>
                    <a:prstGeom prst="rect">
                      <a:avLst/>
                    </a:prstGeom>
                    <a:noFill/>
                    <a:ln w="9525">
                      <a:noFill/>
                      <a:miter lim="800000"/>
                      <a:headEnd/>
                      <a:tailEnd/>
                    </a:ln>
                  </pic:spPr>
                </pic:pic>
              </a:graphicData>
            </a:graphic>
          </wp:inline>
        </w:drawing>
      </w:r>
    </w:p>
    <w:p w:rsidR="009B1FEC" w:rsidRDefault="009B1FEC" w:rsidP="00CE39D9">
      <w:pPr>
        <w:spacing w:after="120" w:line="360" w:lineRule="auto"/>
        <w:jc w:val="center"/>
      </w:pPr>
      <w:r w:rsidRPr="00DC4867">
        <w:rPr>
          <w:b/>
          <w:bCs/>
        </w:rPr>
        <w:t xml:space="preserve">Рис. </w:t>
      </w:r>
      <w:r>
        <w:rPr>
          <w:b/>
          <w:bCs/>
        </w:rPr>
        <w:t>41</w:t>
      </w:r>
      <w:r w:rsidRPr="00DC4867">
        <w:rPr>
          <w:b/>
          <w:bCs/>
        </w:rPr>
        <w:t>.</w:t>
      </w:r>
      <w:r>
        <w:t xml:space="preserve"> Спецификация класса. Параметры операций</w:t>
      </w:r>
    </w:p>
    <w:p w:rsidR="009B1FEC" w:rsidRDefault="009B1FEC" w:rsidP="007C2666">
      <w:pPr>
        <w:spacing w:after="120" w:line="360" w:lineRule="auto"/>
        <w:ind w:firstLine="567"/>
        <w:jc w:val="both"/>
      </w:pPr>
      <w:r>
        <w:t>Пример диаграммы классов для бизнес процесса «Ввод информации о желаемой услуге» приведем на рисунке (рис. 42).</w:t>
      </w:r>
    </w:p>
    <w:p w:rsidR="009B1FEC" w:rsidRDefault="00FE75A9" w:rsidP="0007269B">
      <w:pPr>
        <w:spacing w:after="120" w:line="360" w:lineRule="auto"/>
        <w:jc w:val="center"/>
      </w:pPr>
      <w:r>
        <w:rPr>
          <w:noProof/>
        </w:rPr>
        <w:lastRenderedPageBreak/>
        <w:drawing>
          <wp:inline distT="0" distB="0" distL="0" distR="0">
            <wp:extent cx="5892165" cy="4881880"/>
            <wp:effectExtent l="19050" t="0" r="0" b="0"/>
            <wp:docPr id="107"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pic:cNvPicPr>
                      <a:picLocks noChangeAspect="1" noChangeArrowheads="1"/>
                    </pic:cNvPicPr>
                  </pic:nvPicPr>
                  <pic:blipFill>
                    <a:blip r:embed="rId101"/>
                    <a:srcRect/>
                    <a:stretch>
                      <a:fillRect/>
                    </a:stretch>
                  </pic:blipFill>
                  <pic:spPr bwMode="auto">
                    <a:xfrm>
                      <a:off x="0" y="0"/>
                      <a:ext cx="5892165" cy="4881880"/>
                    </a:xfrm>
                    <a:prstGeom prst="rect">
                      <a:avLst/>
                    </a:prstGeom>
                    <a:noFill/>
                    <a:ln w="9525">
                      <a:noFill/>
                      <a:miter lim="800000"/>
                      <a:headEnd/>
                      <a:tailEnd/>
                    </a:ln>
                  </pic:spPr>
                </pic:pic>
              </a:graphicData>
            </a:graphic>
          </wp:inline>
        </w:drawing>
      </w:r>
    </w:p>
    <w:p w:rsidR="009B1FEC" w:rsidRDefault="009B1FEC" w:rsidP="00657F20">
      <w:pPr>
        <w:spacing w:after="120" w:line="360" w:lineRule="auto"/>
        <w:jc w:val="center"/>
      </w:pPr>
      <w:r w:rsidRPr="00DC4867">
        <w:rPr>
          <w:b/>
          <w:bCs/>
        </w:rPr>
        <w:t xml:space="preserve">Рис. </w:t>
      </w:r>
      <w:r>
        <w:rPr>
          <w:b/>
          <w:bCs/>
        </w:rPr>
        <w:t>42</w:t>
      </w:r>
      <w:r w:rsidRPr="00DC4867">
        <w:rPr>
          <w:b/>
          <w:bCs/>
        </w:rPr>
        <w:t>.</w:t>
      </w:r>
      <w:r>
        <w:t xml:space="preserve"> Пример диаграммы</w:t>
      </w:r>
      <w:r w:rsidRPr="00B37C05">
        <w:t xml:space="preserve">  </w:t>
      </w:r>
      <w:r>
        <w:rPr>
          <w:lang w:val="en-US"/>
        </w:rPr>
        <w:t>Class</w:t>
      </w:r>
      <w:r w:rsidRPr="007C01A5">
        <w:t xml:space="preserve"> </w:t>
      </w:r>
      <w:r>
        <w:rPr>
          <w:lang w:val="en-US"/>
        </w:rPr>
        <w:t>Model</w:t>
      </w:r>
    </w:p>
    <w:p w:rsidR="009B1FEC" w:rsidRDefault="009B1FEC" w:rsidP="0007269B">
      <w:pPr>
        <w:spacing w:after="120" w:line="360" w:lineRule="auto"/>
        <w:jc w:val="center"/>
      </w:pPr>
    </w:p>
    <w:p w:rsidR="009B1FEC" w:rsidRPr="007C2666" w:rsidRDefault="009B1FEC" w:rsidP="00BC1B82">
      <w:pPr>
        <w:pStyle w:val="2"/>
        <w:numPr>
          <w:ilvl w:val="1"/>
          <w:numId w:val="15"/>
        </w:numPr>
      </w:pPr>
      <w:bookmarkStart w:id="14" w:name="_Toc493076459"/>
      <w:r w:rsidRPr="00D35051">
        <w:t>Activity</w:t>
      </w:r>
      <w:r>
        <w:t xml:space="preserve"> Model</w:t>
      </w:r>
      <w:bookmarkEnd w:id="14"/>
    </w:p>
    <w:p w:rsidR="009B1FEC" w:rsidRPr="009C1FDD" w:rsidRDefault="009B1FEC" w:rsidP="004A4E57">
      <w:pPr>
        <w:spacing w:line="360" w:lineRule="auto"/>
        <w:ind w:firstLine="567"/>
        <w:jc w:val="both"/>
      </w:pPr>
      <w:r w:rsidRPr="00767E67">
        <w:t>Диагра́мма де́ятельности</w:t>
      </w:r>
      <w:r w:rsidRPr="004A4E57">
        <w:t xml:space="preserve"> (</w:t>
      </w:r>
      <w:r>
        <w:t>Activity</w:t>
      </w:r>
      <w:r w:rsidRPr="004A4E57">
        <w:t>)</w:t>
      </w:r>
      <w:r w:rsidRPr="00767E67">
        <w:t>  — диаграмма, на которой показано разложение некоторой деятельности на её соста</w:t>
      </w:r>
      <w:r>
        <w:t>вные части. Под деятельностью (</w:t>
      </w:r>
      <w:r w:rsidRPr="00767E67">
        <w:rPr>
          <w:i/>
          <w:iCs/>
        </w:rPr>
        <w:t>activity</w:t>
      </w:r>
      <w:r w:rsidRPr="00767E67">
        <w:t>) понимается спецификация (описание) исполняемого поведения в виде последовательного и параллельного выполнения подчинённых элементов — вложенных видов деятельности и отдельных действий, соединённых между собой потоками, которые идут от выходов одного узла ко входам другого.</w:t>
      </w:r>
    </w:p>
    <w:p w:rsidR="009B1FEC" w:rsidRPr="004157E3" w:rsidRDefault="009B1FEC" w:rsidP="004A4E57">
      <w:pPr>
        <w:spacing w:line="360" w:lineRule="auto"/>
        <w:ind w:firstLine="567"/>
        <w:jc w:val="both"/>
      </w:pPr>
      <w:r>
        <w:t>Описание основных</w:t>
      </w:r>
      <w:r w:rsidRPr="00B61733">
        <w:t xml:space="preserve"> </w:t>
      </w:r>
      <w:r>
        <w:t>элементов диаграммы деятельности представлены в таблице (табл. </w:t>
      </w:r>
      <w:r w:rsidRPr="004A4E57">
        <w:t>8</w:t>
      </w:r>
      <w:r>
        <w:t>).</w:t>
      </w:r>
      <w:r w:rsidRPr="004A4E57">
        <w:t xml:space="preserve"> </w:t>
      </w:r>
      <w:r>
        <w:t>Для построения диаграммы</w:t>
      </w:r>
      <w:r w:rsidRPr="00063218">
        <w:t xml:space="preserve"> </w:t>
      </w:r>
      <w:r>
        <w:t>используется инструмент</w:t>
      </w:r>
      <w:r w:rsidRPr="00B2457F">
        <w:t xml:space="preserve">ы панели </w:t>
      </w:r>
      <w:r>
        <w:rPr>
          <w:lang w:val="en-US"/>
        </w:rPr>
        <w:t>Activity</w:t>
      </w:r>
      <w:r w:rsidRPr="00063218">
        <w:t xml:space="preserve"> (</w:t>
      </w:r>
      <w:r>
        <w:t>рис. 43</w:t>
      </w:r>
      <w:r w:rsidRPr="00063218">
        <w:t>)</w:t>
      </w:r>
      <w:r>
        <w:t>.</w:t>
      </w:r>
    </w:p>
    <w:p w:rsidR="009B1FEC" w:rsidRDefault="009B1FEC" w:rsidP="004A4E57">
      <w:pPr>
        <w:spacing w:line="360" w:lineRule="auto"/>
        <w:ind w:firstLine="567"/>
        <w:jc w:val="both"/>
      </w:pPr>
    </w:p>
    <w:p w:rsidR="009B1FEC" w:rsidRDefault="009B1FEC" w:rsidP="004A4E57">
      <w:pPr>
        <w:spacing w:line="360" w:lineRule="auto"/>
        <w:ind w:firstLine="567"/>
        <w:jc w:val="both"/>
      </w:pPr>
    </w:p>
    <w:p w:rsidR="009B1FEC" w:rsidRDefault="009B1FEC" w:rsidP="004A4E57">
      <w:pPr>
        <w:spacing w:line="360" w:lineRule="auto"/>
        <w:ind w:firstLine="567"/>
        <w:jc w:val="both"/>
      </w:pPr>
    </w:p>
    <w:p w:rsidR="009B1FEC" w:rsidRPr="004A4E57" w:rsidRDefault="009B1FEC" w:rsidP="004A4E57">
      <w:pPr>
        <w:spacing w:line="360" w:lineRule="auto"/>
        <w:ind w:firstLine="567"/>
        <w:jc w:val="both"/>
      </w:pPr>
    </w:p>
    <w:p w:rsidR="009B1FEC" w:rsidRPr="009C1FDD" w:rsidRDefault="009B1FEC" w:rsidP="00767E67">
      <w:pPr>
        <w:spacing w:line="360" w:lineRule="auto"/>
        <w:ind w:firstLine="567"/>
        <w:jc w:val="center"/>
      </w:pPr>
      <w:r w:rsidRPr="006F7F17">
        <w:rPr>
          <w:b/>
          <w:bCs/>
        </w:rPr>
        <w:lastRenderedPageBreak/>
        <w:t xml:space="preserve">Таблица </w:t>
      </w:r>
      <w:r w:rsidRPr="009C1FDD">
        <w:rPr>
          <w:b/>
          <w:bCs/>
        </w:rPr>
        <w:t>8</w:t>
      </w:r>
      <w:r w:rsidRPr="006F7F17">
        <w:rPr>
          <w:b/>
          <w:bCs/>
        </w:rPr>
        <w:t>.</w:t>
      </w:r>
      <w:r>
        <w:t xml:space="preserve"> Элементы модели </w:t>
      </w:r>
      <w:r>
        <w:rPr>
          <w:lang w:val="en-US"/>
        </w:rPr>
        <w:t>Activity</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785"/>
        <w:gridCol w:w="4784"/>
      </w:tblGrid>
      <w:tr w:rsidR="009B1FEC" w:rsidRPr="006F7F17">
        <w:tc>
          <w:tcPr>
            <w:tcW w:w="4785" w:type="dxa"/>
          </w:tcPr>
          <w:p w:rsidR="009B1FEC" w:rsidRPr="00E269C1" w:rsidRDefault="009B1FEC" w:rsidP="00E269C1">
            <w:pPr>
              <w:spacing w:line="360" w:lineRule="auto"/>
              <w:ind w:firstLine="567"/>
              <w:jc w:val="center"/>
              <w:rPr>
                <w:b/>
                <w:bCs/>
              </w:rPr>
            </w:pPr>
            <w:r w:rsidRPr="00E269C1">
              <w:rPr>
                <w:b/>
                <w:bCs/>
              </w:rPr>
              <w:t>Графический символ элемента модели</w:t>
            </w:r>
          </w:p>
        </w:tc>
        <w:tc>
          <w:tcPr>
            <w:tcW w:w="4786" w:type="dxa"/>
          </w:tcPr>
          <w:p w:rsidR="009B1FEC" w:rsidRPr="00E269C1" w:rsidRDefault="009B1FEC" w:rsidP="00E269C1">
            <w:pPr>
              <w:spacing w:line="360" w:lineRule="auto"/>
              <w:ind w:firstLine="567"/>
              <w:jc w:val="center"/>
              <w:rPr>
                <w:b/>
                <w:bCs/>
              </w:rPr>
            </w:pPr>
            <w:r w:rsidRPr="00E269C1">
              <w:rPr>
                <w:b/>
                <w:bCs/>
              </w:rPr>
              <w:t>Описание</w:t>
            </w:r>
          </w:p>
        </w:tc>
      </w:tr>
      <w:tr w:rsidR="009B1FEC">
        <w:tc>
          <w:tcPr>
            <w:tcW w:w="4785" w:type="dxa"/>
          </w:tcPr>
          <w:p w:rsidR="009B1FEC" w:rsidRDefault="00FE75A9" w:rsidP="00E269C1">
            <w:pPr>
              <w:spacing w:line="360" w:lineRule="auto"/>
              <w:ind w:firstLine="567"/>
              <w:jc w:val="both"/>
            </w:pPr>
            <w:r>
              <w:rPr>
                <w:noProof/>
              </w:rPr>
              <w:drawing>
                <wp:inline distT="0" distB="0" distL="0" distR="0">
                  <wp:extent cx="659765" cy="755650"/>
                  <wp:effectExtent l="19050" t="0" r="6985" b="0"/>
                  <wp:docPr id="108"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2"/>
                          <pic:cNvPicPr>
                            <a:picLocks noChangeAspect="1" noChangeArrowheads="1"/>
                          </pic:cNvPicPr>
                        </pic:nvPicPr>
                        <pic:blipFill>
                          <a:blip r:embed="rId102"/>
                          <a:srcRect/>
                          <a:stretch>
                            <a:fillRect/>
                          </a:stretch>
                        </pic:blipFill>
                        <pic:spPr bwMode="auto">
                          <a:xfrm>
                            <a:off x="0" y="0"/>
                            <a:ext cx="659765" cy="755650"/>
                          </a:xfrm>
                          <a:prstGeom prst="rect">
                            <a:avLst/>
                          </a:prstGeom>
                          <a:noFill/>
                          <a:ln w="9525">
                            <a:noFill/>
                            <a:miter lim="800000"/>
                            <a:headEnd/>
                            <a:tailEnd/>
                          </a:ln>
                        </pic:spPr>
                      </pic:pic>
                    </a:graphicData>
                  </a:graphic>
                </wp:inline>
              </w:drawing>
            </w:r>
          </w:p>
        </w:tc>
        <w:tc>
          <w:tcPr>
            <w:tcW w:w="4786" w:type="dxa"/>
          </w:tcPr>
          <w:p w:rsidR="009B1FEC" w:rsidRPr="00C2383F" w:rsidRDefault="009B1FEC" w:rsidP="00E269C1">
            <w:pPr>
              <w:spacing w:line="360" w:lineRule="auto"/>
              <w:ind w:firstLine="567"/>
              <w:jc w:val="both"/>
            </w:pPr>
            <w:r w:rsidRPr="00E269C1">
              <w:rPr>
                <w:lang w:val="en-US"/>
              </w:rPr>
              <w:t>Initial</w:t>
            </w:r>
            <w:r w:rsidRPr="00C2383F">
              <w:t>. С</w:t>
            </w:r>
            <w:r>
              <w:t>имвол начала описания некоторого процесса (деятельности)</w:t>
            </w:r>
            <w:r w:rsidRPr="00C2383F">
              <w:t>.</w:t>
            </w:r>
          </w:p>
        </w:tc>
      </w:tr>
      <w:tr w:rsidR="009B1FEC">
        <w:tc>
          <w:tcPr>
            <w:tcW w:w="4785" w:type="dxa"/>
          </w:tcPr>
          <w:p w:rsidR="009B1FEC" w:rsidRDefault="00FE75A9" w:rsidP="00E269C1">
            <w:pPr>
              <w:spacing w:line="360" w:lineRule="auto"/>
              <w:ind w:firstLine="567"/>
              <w:jc w:val="both"/>
              <w:rPr>
                <w:noProof/>
              </w:rPr>
            </w:pPr>
            <w:r>
              <w:rPr>
                <w:noProof/>
              </w:rPr>
              <w:drawing>
                <wp:inline distT="0" distB="0" distL="0" distR="0">
                  <wp:extent cx="1757045" cy="1002030"/>
                  <wp:effectExtent l="19050" t="0" r="0" b="0"/>
                  <wp:docPr id="109"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pic:cNvPicPr>
                            <a:picLocks noChangeAspect="1" noChangeArrowheads="1"/>
                          </pic:cNvPicPr>
                        </pic:nvPicPr>
                        <pic:blipFill>
                          <a:blip r:embed="rId103"/>
                          <a:srcRect/>
                          <a:stretch>
                            <a:fillRect/>
                          </a:stretch>
                        </pic:blipFill>
                        <pic:spPr bwMode="auto">
                          <a:xfrm>
                            <a:off x="0" y="0"/>
                            <a:ext cx="1757045" cy="1002030"/>
                          </a:xfrm>
                          <a:prstGeom prst="rect">
                            <a:avLst/>
                          </a:prstGeom>
                          <a:noFill/>
                          <a:ln w="9525">
                            <a:noFill/>
                            <a:miter lim="800000"/>
                            <a:headEnd/>
                            <a:tailEnd/>
                          </a:ln>
                        </pic:spPr>
                      </pic:pic>
                    </a:graphicData>
                  </a:graphic>
                </wp:inline>
              </w:drawing>
            </w:r>
          </w:p>
        </w:tc>
        <w:tc>
          <w:tcPr>
            <w:tcW w:w="4786" w:type="dxa"/>
          </w:tcPr>
          <w:p w:rsidR="009B1FEC" w:rsidRPr="00C2383F" w:rsidRDefault="009B1FEC" w:rsidP="00E269C1">
            <w:pPr>
              <w:spacing w:line="360" w:lineRule="auto"/>
              <w:ind w:firstLine="567"/>
              <w:jc w:val="both"/>
            </w:pPr>
            <w:r>
              <w:t>Activity. Символ для описания содержания деятельности.</w:t>
            </w:r>
          </w:p>
        </w:tc>
      </w:tr>
      <w:tr w:rsidR="009B1FEC">
        <w:tc>
          <w:tcPr>
            <w:tcW w:w="4785" w:type="dxa"/>
          </w:tcPr>
          <w:p w:rsidR="009B1FEC" w:rsidRDefault="00FE75A9" w:rsidP="00E269C1">
            <w:pPr>
              <w:spacing w:line="360" w:lineRule="auto"/>
              <w:ind w:firstLine="567"/>
              <w:jc w:val="both"/>
              <w:rPr>
                <w:noProof/>
              </w:rPr>
            </w:pPr>
            <w:r>
              <w:rPr>
                <w:noProof/>
              </w:rPr>
              <w:drawing>
                <wp:inline distT="0" distB="0" distL="0" distR="0">
                  <wp:extent cx="1605915" cy="970280"/>
                  <wp:effectExtent l="19050" t="0" r="0" b="0"/>
                  <wp:docPr id="110"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4"/>
                          <pic:cNvPicPr>
                            <a:picLocks noChangeAspect="1" noChangeArrowheads="1"/>
                          </pic:cNvPicPr>
                        </pic:nvPicPr>
                        <pic:blipFill>
                          <a:blip r:embed="rId104"/>
                          <a:srcRect/>
                          <a:stretch>
                            <a:fillRect/>
                          </a:stretch>
                        </pic:blipFill>
                        <pic:spPr bwMode="auto">
                          <a:xfrm>
                            <a:off x="0" y="0"/>
                            <a:ext cx="1605915" cy="970280"/>
                          </a:xfrm>
                          <a:prstGeom prst="rect">
                            <a:avLst/>
                          </a:prstGeom>
                          <a:noFill/>
                          <a:ln w="9525">
                            <a:noFill/>
                            <a:miter lim="800000"/>
                            <a:headEnd/>
                            <a:tailEnd/>
                          </a:ln>
                        </pic:spPr>
                      </pic:pic>
                    </a:graphicData>
                  </a:graphic>
                </wp:inline>
              </w:drawing>
            </w:r>
          </w:p>
        </w:tc>
        <w:tc>
          <w:tcPr>
            <w:tcW w:w="4786" w:type="dxa"/>
          </w:tcPr>
          <w:p w:rsidR="009B1FEC" w:rsidRPr="00C2383F" w:rsidRDefault="009B1FEC" w:rsidP="00E269C1">
            <w:pPr>
              <w:spacing w:line="360" w:lineRule="auto"/>
              <w:ind w:firstLine="567"/>
              <w:jc w:val="both"/>
            </w:pPr>
            <w:r w:rsidRPr="00E269C1">
              <w:rPr>
                <w:lang w:val="en-US"/>
              </w:rPr>
              <w:t>Decision</w:t>
            </w:r>
            <w:r w:rsidRPr="00C2383F">
              <w:t>. Символ принятия р</w:t>
            </w:r>
            <w:r>
              <w:t>е</w:t>
            </w:r>
            <w:r w:rsidRPr="00C2383F">
              <w:t>шения</w:t>
            </w:r>
            <w:r>
              <w:t>. Обеспечение возможности разветвления процесса по заданному условию.</w:t>
            </w:r>
          </w:p>
        </w:tc>
      </w:tr>
      <w:tr w:rsidR="009B1FEC">
        <w:tc>
          <w:tcPr>
            <w:tcW w:w="4785" w:type="dxa"/>
          </w:tcPr>
          <w:p w:rsidR="009B1FEC" w:rsidRDefault="00FE75A9" w:rsidP="00E269C1">
            <w:pPr>
              <w:spacing w:line="360" w:lineRule="auto"/>
              <w:jc w:val="both"/>
              <w:rPr>
                <w:noProof/>
              </w:rPr>
            </w:pPr>
            <w:r>
              <w:rPr>
                <w:noProof/>
              </w:rPr>
              <w:drawing>
                <wp:inline distT="0" distB="0" distL="0" distR="0">
                  <wp:extent cx="850900" cy="628015"/>
                  <wp:effectExtent l="19050" t="0" r="6350" b="0"/>
                  <wp:docPr id="111"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6"/>
                          <pic:cNvPicPr>
                            <a:picLocks noChangeAspect="1" noChangeArrowheads="1"/>
                          </pic:cNvPicPr>
                        </pic:nvPicPr>
                        <pic:blipFill>
                          <a:blip r:embed="rId105"/>
                          <a:srcRect/>
                          <a:stretch>
                            <a:fillRect/>
                          </a:stretch>
                        </pic:blipFill>
                        <pic:spPr bwMode="auto">
                          <a:xfrm>
                            <a:off x="0" y="0"/>
                            <a:ext cx="850900" cy="628015"/>
                          </a:xfrm>
                          <a:prstGeom prst="rect">
                            <a:avLst/>
                          </a:prstGeom>
                          <a:noFill/>
                          <a:ln w="9525">
                            <a:noFill/>
                            <a:miter lim="800000"/>
                            <a:headEnd/>
                            <a:tailEnd/>
                          </a:ln>
                        </pic:spPr>
                      </pic:pic>
                    </a:graphicData>
                  </a:graphic>
                </wp:inline>
              </w:drawing>
            </w:r>
            <w:r w:rsidR="009B1FEC">
              <w:rPr>
                <w:noProof/>
              </w:rPr>
              <w:t xml:space="preserve"> </w:t>
            </w:r>
            <w:r>
              <w:rPr>
                <w:noProof/>
              </w:rPr>
              <w:drawing>
                <wp:inline distT="0" distB="0" distL="0" distR="0">
                  <wp:extent cx="532765" cy="946150"/>
                  <wp:effectExtent l="19050" t="0" r="635" b="0"/>
                  <wp:docPr id="112"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7"/>
                          <pic:cNvPicPr>
                            <a:picLocks noChangeAspect="1" noChangeArrowheads="1"/>
                          </pic:cNvPicPr>
                        </pic:nvPicPr>
                        <pic:blipFill>
                          <a:blip r:embed="rId106"/>
                          <a:srcRect/>
                          <a:stretch>
                            <a:fillRect/>
                          </a:stretch>
                        </pic:blipFill>
                        <pic:spPr bwMode="auto">
                          <a:xfrm>
                            <a:off x="0" y="0"/>
                            <a:ext cx="532765" cy="946150"/>
                          </a:xfrm>
                          <a:prstGeom prst="rect">
                            <a:avLst/>
                          </a:prstGeom>
                          <a:noFill/>
                          <a:ln w="9525">
                            <a:noFill/>
                            <a:miter lim="800000"/>
                            <a:headEnd/>
                            <a:tailEnd/>
                          </a:ln>
                        </pic:spPr>
                      </pic:pic>
                    </a:graphicData>
                  </a:graphic>
                </wp:inline>
              </w:drawing>
            </w:r>
          </w:p>
        </w:tc>
        <w:tc>
          <w:tcPr>
            <w:tcW w:w="4786" w:type="dxa"/>
          </w:tcPr>
          <w:p w:rsidR="009B1FEC" w:rsidRPr="00C2383F" w:rsidRDefault="009B1FEC" w:rsidP="00E269C1">
            <w:pPr>
              <w:spacing w:line="360" w:lineRule="auto"/>
              <w:ind w:firstLine="567"/>
              <w:jc w:val="both"/>
            </w:pPr>
            <w:r w:rsidRPr="00E269C1">
              <w:rPr>
                <w:lang w:val="en-US"/>
              </w:rPr>
              <w:t>Fork</w:t>
            </w:r>
            <w:r w:rsidRPr="00C2383F">
              <w:t>/</w:t>
            </w:r>
            <w:r w:rsidRPr="00E269C1">
              <w:rPr>
                <w:lang w:val="en-US"/>
              </w:rPr>
              <w:t>Join</w:t>
            </w:r>
            <w:r w:rsidRPr="00C2383F">
              <w:t xml:space="preserve">. Символ </w:t>
            </w:r>
            <w:r>
              <w:t>о</w:t>
            </w:r>
            <w:r w:rsidRPr="00C2383F">
              <w:t>бъеди</w:t>
            </w:r>
            <w:r>
              <w:t>н</w:t>
            </w:r>
            <w:r w:rsidRPr="00C2383F">
              <w:t>ения или разделения параллельных</w:t>
            </w:r>
            <w:r>
              <w:t xml:space="preserve"> </w:t>
            </w:r>
            <w:r w:rsidRPr="00C2383F">
              <w:t>процессов</w:t>
            </w:r>
            <w:r>
              <w:t xml:space="preserve"> (линии синхронизации)</w:t>
            </w:r>
            <w:r w:rsidRPr="00C2383F">
              <w:t>.</w:t>
            </w:r>
            <w:r>
              <w:t xml:space="preserve"> </w:t>
            </w:r>
          </w:p>
        </w:tc>
      </w:tr>
      <w:tr w:rsidR="009B1FEC">
        <w:tc>
          <w:tcPr>
            <w:tcW w:w="4785" w:type="dxa"/>
          </w:tcPr>
          <w:p w:rsidR="009B1FEC" w:rsidRDefault="00FE75A9" w:rsidP="00E269C1">
            <w:pPr>
              <w:spacing w:line="360" w:lineRule="auto"/>
              <w:jc w:val="both"/>
              <w:rPr>
                <w:noProof/>
              </w:rPr>
            </w:pPr>
            <w:r>
              <w:rPr>
                <w:noProof/>
              </w:rPr>
              <w:drawing>
                <wp:inline distT="0" distB="0" distL="0" distR="0">
                  <wp:extent cx="2361565" cy="1788795"/>
                  <wp:effectExtent l="19050" t="0" r="635" b="0"/>
                  <wp:docPr id="113"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8"/>
                          <pic:cNvPicPr>
                            <a:picLocks noChangeAspect="1" noChangeArrowheads="1"/>
                          </pic:cNvPicPr>
                        </pic:nvPicPr>
                        <pic:blipFill>
                          <a:blip r:embed="rId107"/>
                          <a:srcRect r="40349"/>
                          <a:stretch>
                            <a:fillRect/>
                          </a:stretch>
                        </pic:blipFill>
                        <pic:spPr bwMode="auto">
                          <a:xfrm>
                            <a:off x="0" y="0"/>
                            <a:ext cx="2361565" cy="1788795"/>
                          </a:xfrm>
                          <a:prstGeom prst="rect">
                            <a:avLst/>
                          </a:prstGeom>
                          <a:noFill/>
                          <a:ln w="9525">
                            <a:noFill/>
                            <a:miter lim="800000"/>
                            <a:headEnd/>
                            <a:tailEnd/>
                          </a:ln>
                        </pic:spPr>
                      </pic:pic>
                    </a:graphicData>
                  </a:graphic>
                </wp:inline>
              </w:drawing>
            </w:r>
          </w:p>
        </w:tc>
        <w:tc>
          <w:tcPr>
            <w:tcW w:w="4786" w:type="dxa"/>
          </w:tcPr>
          <w:p w:rsidR="009B1FEC" w:rsidRPr="00C2383F" w:rsidRDefault="009B1FEC" w:rsidP="00E269C1">
            <w:pPr>
              <w:spacing w:line="360" w:lineRule="auto"/>
              <w:jc w:val="both"/>
            </w:pPr>
            <w:r>
              <w:t>Partition (дорожка). Символ, определяющий область ответственности описываемого элемента проектирования.</w:t>
            </w:r>
          </w:p>
        </w:tc>
      </w:tr>
      <w:tr w:rsidR="009B1FEC">
        <w:tc>
          <w:tcPr>
            <w:tcW w:w="4785" w:type="dxa"/>
          </w:tcPr>
          <w:p w:rsidR="009B1FEC" w:rsidRDefault="00FE75A9" w:rsidP="00E269C1">
            <w:pPr>
              <w:spacing w:line="360" w:lineRule="auto"/>
              <w:jc w:val="both"/>
              <w:rPr>
                <w:noProof/>
              </w:rPr>
            </w:pPr>
            <w:r>
              <w:rPr>
                <w:noProof/>
              </w:rPr>
              <w:drawing>
                <wp:inline distT="0" distB="0" distL="0" distR="0">
                  <wp:extent cx="659765" cy="755650"/>
                  <wp:effectExtent l="19050" t="0" r="6985" b="0"/>
                  <wp:docPr id="114"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5"/>
                          <pic:cNvPicPr>
                            <a:picLocks noChangeAspect="1" noChangeArrowheads="1"/>
                          </pic:cNvPicPr>
                        </pic:nvPicPr>
                        <pic:blipFill>
                          <a:blip r:embed="rId108"/>
                          <a:srcRect/>
                          <a:stretch>
                            <a:fillRect/>
                          </a:stretch>
                        </pic:blipFill>
                        <pic:spPr bwMode="auto">
                          <a:xfrm>
                            <a:off x="0" y="0"/>
                            <a:ext cx="659765" cy="755650"/>
                          </a:xfrm>
                          <a:prstGeom prst="rect">
                            <a:avLst/>
                          </a:prstGeom>
                          <a:noFill/>
                          <a:ln w="9525">
                            <a:noFill/>
                            <a:miter lim="800000"/>
                            <a:headEnd/>
                            <a:tailEnd/>
                          </a:ln>
                        </pic:spPr>
                      </pic:pic>
                    </a:graphicData>
                  </a:graphic>
                </wp:inline>
              </w:drawing>
            </w:r>
          </w:p>
        </w:tc>
        <w:tc>
          <w:tcPr>
            <w:tcW w:w="4786" w:type="dxa"/>
          </w:tcPr>
          <w:p w:rsidR="009B1FEC" w:rsidRPr="00C2383F" w:rsidRDefault="009B1FEC" w:rsidP="00E269C1">
            <w:pPr>
              <w:spacing w:line="360" w:lineRule="auto"/>
              <w:jc w:val="both"/>
            </w:pPr>
            <w:r w:rsidRPr="00E269C1">
              <w:rPr>
                <w:lang w:val="en-US"/>
              </w:rPr>
              <w:t>Final</w:t>
            </w:r>
            <w:r w:rsidRPr="00C2383F">
              <w:t>. Символ завершения процесса (</w:t>
            </w:r>
            <w:r>
              <w:t>деятельности</w:t>
            </w:r>
            <w:r w:rsidRPr="00C2383F">
              <w:t>)</w:t>
            </w:r>
            <w:r>
              <w:t>.</w:t>
            </w:r>
          </w:p>
        </w:tc>
      </w:tr>
    </w:tbl>
    <w:p w:rsidR="009B1FEC" w:rsidRPr="009C1FDD" w:rsidRDefault="009B1FEC" w:rsidP="00767E67">
      <w:pPr>
        <w:spacing w:line="360" w:lineRule="auto"/>
        <w:ind w:firstLine="567"/>
        <w:jc w:val="both"/>
      </w:pPr>
    </w:p>
    <w:p w:rsidR="009B1FEC" w:rsidRPr="00767E67" w:rsidRDefault="009B1FEC" w:rsidP="00767E67">
      <w:pPr>
        <w:spacing w:line="360" w:lineRule="auto"/>
        <w:ind w:firstLine="567"/>
        <w:jc w:val="both"/>
      </w:pPr>
      <w:r w:rsidRPr="00767E67">
        <w:t xml:space="preserve">В зависимости от степени детализации диаграммы деятельностей так же, как диаграммы классов, используют на разных этапах разработки. </w:t>
      </w:r>
    </w:p>
    <w:p w:rsidR="009B1FEC" w:rsidRDefault="009B1FEC" w:rsidP="00767E67">
      <w:pPr>
        <w:spacing w:line="360" w:lineRule="auto"/>
        <w:ind w:firstLine="567"/>
        <w:jc w:val="both"/>
      </w:pPr>
      <w:r w:rsidRPr="00767E67">
        <w:t xml:space="preserve">На этапе анализа требований и уточнения спецификаций диаграммы деятельностей </w:t>
      </w:r>
      <w:r w:rsidRPr="00767E67">
        <w:rPr>
          <w:i/>
          <w:iCs/>
          <w:u w:val="single"/>
        </w:rPr>
        <w:t>позволяют конкретизировать основные функции разрабатываемого программного обеспечения</w:t>
      </w:r>
      <w:r>
        <w:t xml:space="preserve"> (рис. 44)</w:t>
      </w:r>
      <w:r w:rsidRPr="00767E67">
        <w:t>.</w:t>
      </w:r>
      <w:r>
        <w:t xml:space="preserve"> На примере диаграммы описывается взаимодействие </w:t>
      </w:r>
      <w:r>
        <w:lastRenderedPageBreak/>
        <w:t>Администратора и разрабатываемой Системы. Необходимо отметить, что данная диаграмма располагается в проекте в зависимости от назначения. Т.к. диаграмма описывает алгоритм функционирования разрабатываемой системы, то, следовательно, она располагается на уровне описания функций, т.е. в пакете Use case (рис. 45).</w:t>
      </w:r>
    </w:p>
    <w:p w:rsidR="009B1FEC" w:rsidRPr="00C779F6" w:rsidRDefault="009B1FEC" w:rsidP="00C779F6">
      <w:pPr>
        <w:spacing w:line="360" w:lineRule="auto"/>
        <w:ind w:firstLine="567"/>
        <w:jc w:val="both"/>
      </w:pPr>
      <w:r w:rsidRPr="00C779F6">
        <w:t xml:space="preserve">Не менее важная область применения </w:t>
      </w:r>
      <w:r>
        <w:t>диаграммы Activity</w:t>
      </w:r>
      <w:r w:rsidRPr="00C779F6">
        <w:t xml:space="preserve"> связана с моделированием </w:t>
      </w:r>
      <w:r w:rsidRPr="00C779F6">
        <w:rPr>
          <w:u w:val="single"/>
        </w:rPr>
        <w:t>бизнес-процессов</w:t>
      </w:r>
      <w:r w:rsidRPr="00C779F6">
        <w:t xml:space="preserve">. </w:t>
      </w:r>
      <w:r>
        <w:t xml:space="preserve">В этом случае диаграмму необходимо располагать в пакете </w:t>
      </w:r>
      <w:r w:rsidRPr="007B26FC">
        <w:t>Business Process Model</w:t>
      </w:r>
      <w:r>
        <w:t>.</w:t>
      </w:r>
    </w:p>
    <w:p w:rsidR="009B1FEC" w:rsidRPr="00E7543A" w:rsidRDefault="009B1FEC" w:rsidP="00E7543A">
      <w:pPr>
        <w:spacing w:line="360" w:lineRule="auto"/>
        <w:ind w:firstLine="567"/>
        <w:jc w:val="both"/>
      </w:pPr>
      <w:r w:rsidRPr="00E7543A">
        <w:t xml:space="preserve">Диаграммы деятельности могут быть использованы для </w:t>
      </w:r>
      <w:r w:rsidRPr="00E7543A">
        <w:rPr>
          <w:i/>
          <w:iCs/>
          <w:u w:val="single"/>
        </w:rPr>
        <w:t>спецификации алгоритмов</w:t>
      </w:r>
      <w:r w:rsidRPr="00E7543A">
        <w:rPr>
          <w:u w:val="single"/>
        </w:rPr>
        <w:t xml:space="preserve"> </w:t>
      </w:r>
      <w:r w:rsidRPr="00E7543A">
        <w:t xml:space="preserve">вычислений или потоков управления в программных системах. </w:t>
      </w:r>
      <w:r>
        <w:t xml:space="preserve">В этом случае диаграмму необходимо располагать в пакете </w:t>
      </w:r>
      <w:r>
        <w:rPr>
          <w:lang w:val="en-US"/>
        </w:rPr>
        <w:t>Class</w:t>
      </w:r>
      <w:r w:rsidRPr="007B26FC">
        <w:t xml:space="preserve"> Model</w:t>
      </w:r>
      <w:r>
        <w:t>, как подэлемент класса, алгоритм которого описывается.</w:t>
      </w:r>
    </w:p>
    <w:p w:rsidR="009B1FEC" w:rsidRDefault="00FE75A9" w:rsidP="0007269B">
      <w:pPr>
        <w:spacing w:line="360" w:lineRule="auto"/>
        <w:jc w:val="center"/>
      </w:pPr>
      <w:r>
        <w:rPr>
          <w:noProof/>
        </w:rPr>
        <w:drawing>
          <wp:inline distT="0" distB="0" distL="0" distR="0">
            <wp:extent cx="1526540" cy="5240020"/>
            <wp:effectExtent l="19050" t="0" r="0" b="0"/>
            <wp:docPr id="115"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4"/>
                    <pic:cNvPicPr>
                      <a:picLocks noChangeAspect="1" noChangeArrowheads="1"/>
                    </pic:cNvPicPr>
                  </pic:nvPicPr>
                  <pic:blipFill>
                    <a:blip r:embed="rId109"/>
                    <a:srcRect/>
                    <a:stretch>
                      <a:fillRect/>
                    </a:stretch>
                  </pic:blipFill>
                  <pic:spPr bwMode="auto">
                    <a:xfrm>
                      <a:off x="0" y="0"/>
                      <a:ext cx="1526540" cy="5240020"/>
                    </a:xfrm>
                    <a:prstGeom prst="rect">
                      <a:avLst/>
                    </a:prstGeom>
                    <a:noFill/>
                    <a:ln w="9525">
                      <a:noFill/>
                      <a:miter lim="800000"/>
                      <a:headEnd/>
                      <a:tailEnd/>
                    </a:ln>
                  </pic:spPr>
                </pic:pic>
              </a:graphicData>
            </a:graphic>
          </wp:inline>
        </w:drawing>
      </w:r>
    </w:p>
    <w:p w:rsidR="009B1FEC" w:rsidRDefault="009B1FEC" w:rsidP="004A4E57">
      <w:pPr>
        <w:spacing w:after="120" w:line="360" w:lineRule="auto"/>
        <w:jc w:val="center"/>
      </w:pPr>
      <w:r w:rsidRPr="00DC4867">
        <w:rPr>
          <w:b/>
          <w:bCs/>
        </w:rPr>
        <w:t xml:space="preserve">Рис. </w:t>
      </w:r>
      <w:r>
        <w:rPr>
          <w:b/>
          <w:bCs/>
        </w:rPr>
        <w:t>43</w:t>
      </w:r>
      <w:r w:rsidRPr="00DC4867">
        <w:rPr>
          <w:b/>
          <w:bCs/>
        </w:rPr>
        <w:t>.</w:t>
      </w:r>
      <w:r>
        <w:t xml:space="preserve"> Инструменты панели Activity</w:t>
      </w:r>
    </w:p>
    <w:p w:rsidR="009B1FEC" w:rsidRPr="004A4E57" w:rsidRDefault="009B1FEC" w:rsidP="0007269B">
      <w:pPr>
        <w:spacing w:line="360" w:lineRule="auto"/>
        <w:jc w:val="center"/>
      </w:pPr>
    </w:p>
    <w:p w:rsidR="009B1FEC" w:rsidRDefault="00FE75A9" w:rsidP="0007269B">
      <w:pPr>
        <w:spacing w:line="360" w:lineRule="auto"/>
        <w:jc w:val="center"/>
      </w:pPr>
      <w:r>
        <w:rPr>
          <w:noProof/>
        </w:rPr>
        <w:lastRenderedPageBreak/>
        <w:drawing>
          <wp:inline distT="0" distB="0" distL="0" distR="0">
            <wp:extent cx="4890135" cy="6193790"/>
            <wp:effectExtent l="19050" t="0" r="5715" b="0"/>
            <wp:docPr id="116"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7"/>
                    <pic:cNvPicPr>
                      <a:picLocks noChangeAspect="1" noChangeArrowheads="1"/>
                    </pic:cNvPicPr>
                  </pic:nvPicPr>
                  <pic:blipFill>
                    <a:blip r:embed="rId110"/>
                    <a:srcRect/>
                    <a:stretch>
                      <a:fillRect/>
                    </a:stretch>
                  </pic:blipFill>
                  <pic:spPr bwMode="auto">
                    <a:xfrm>
                      <a:off x="0" y="0"/>
                      <a:ext cx="4890135" cy="6193790"/>
                    </a:xfrm>
                    <a:prstGeom prst="rect">
                      <a:avLst/>
                    </a:prstGeom>
                    <a:noFill/>
                    <a:ln w="9525">
                      <a:noFill/>
                      <a:miter lim="800000"/>
                      <a:headEnd/>
                      <a:tailEnd/>
                    </a:ln>
                  </pic:spPr>
                </pic:pic>
              </a:graphicData>
            </a:graphic>
          </wp:inline>
        </w:drawing>
      </w:r>
    </w:p>
    <w:p w:rsidR="009B1FEC" w:rsidRDefault="009B1FEC" w:rsidP="008C2B0E">
      <w:pPr>
        <w:spacing w:after="120" w:line="360" w:lineRule="auto"/>
        <w:jc w:val="center"/>
      </w:pPr>
      <w:r w:rsidRPr="009F5EE9">
        <w:rPr>
          <w:b/>
          <w:bCs/>
        </w:rPr>
        <w:t>Рис.</w:t>
      </w:r>
      <w:r>
        <w:rPr>
          <w:b/>
          <w:bCs/>
        </w:rPr>
        <w:t>44</w:t>
      </w:r>
      <w:r w:rsidRPr="009F5EE9">
        <w:rPr>
          <w:b/>
          <w:bCs/>
        </w:rPr>
        <w:t>.</w:t>
      </w:r>
      <w:r>
        <w:t xml:space="preserve"> Пример диаграммы </w:t>
      </w:r>
      <w:r>
        <w:rPr>
          <w:lang w:val="en-US"/>
        </w:rPr>
        <w:t>Activity</w:t>
      </w:r>
      <w:r w:rsidRPr="008C2B0E">
        <w:t xml:space="preserve">, описывающей взаимодействие Администратора и Системы при реализации бизнес процесса </w:t>
      </w:r>
      <w:r>
        <w:t>«Запись клиента»</w:t>
      </w:r>
    </w:p>
    <w:p w:rsidR="009B1FEC" w:rsidRDefault="00FE75A9" w:rsidP="00E7543A">
      <w:pPr>
        <w:spacing w:line="360" w:lineRule="auto"/>
        <w:jc w:val="center"/>
      </w:pPr>
      <w:r>
        <w:rPr>
          <w:noProof/>
        </w:rPr>
        <w:lastRenderedPageBreak/>
        <w:drawing>
          <wp:inline distT="0" distB="0" distL="0" distR="0">
            <wp:extent cx="3697605" cy="4619625"/>
            <wp:effectExtent l="1905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1"/>
                    <a:srcRect/>
                    <a:stretch>
                      <a:fillRect/>
                    </a:stretch>
                  </pic:blipFill>
                  <pic:spPr bwMode="auto">
                    <a:xfrm>
                      <a:off x="0" y="0"/>
                      <a:ext cx="3697605" cy="4619625"/>
                    </a:xfrm>
                    <a:prstGeom prst="rect">
                      <a:avLst/>
                    </a:prstGeom>
                    <a:noFill/>
                    <a:ln w="9525">
                      <a:noFill/>
                      <a:miter lim="800000"/>
                      <a:headEnd/>
                      <a:tailEnd/>
                    </a:ln>
                  </pic:spPr>
                </pic:pic>
              </a:graphicData>
            </a:graphic>
          </wp:inline>
        </w:drawing>
      </w:r>
    </w:p>
    <w:p w:rsidR="009B1FEC" w:rsidRDefault="009B1FEC" w:rsidP="00E7543A">
      <w:pPr>
        <w:spacing w:after="120" w:line="360" w:lineRule="auto"/>
        <w:jc w:val="center"/>
      </w:pPr>
      <w:r w:rsidRPr="00DC4867">
        <w:rPr>
          <w:b/>
          <w:bCs/>
        </w:rPr>
        <w:t xml:space="preserve">Рис. </w:t>
      </w:r>
      <w:r>
        <w:rPr>
          <w:b/>
          <w:bCs/>
        </w:rPr>
        <w:t>45</w:t>
      </w:r>
      <w:r w:rsidRPr="00DC4867">
        <w:rPr>
          <w:b/>
          <w:bCs/>
        </w:rPr>
        <w:t>.</w:t>
      </w:r>
      <w:r>
        <w:t xml:space="preserve"> Расположение диаграммы Activity в проекте</w:t>
      </w:r>
    </w:p>
    <w:p w:rsidR="009B1FEC" w:rsidRPr="00D35051" w:rsidRDefault="009B1FEC" w:rsidP="00BC1B82">
      <w:pPr>
        <w:pStyle w:val="2"/>
        <w:numPr>
          <w:ilvl w:val="1"/>
          <w:numId w:val="15"/>
        </w:numPr>
      </w:pPr>
      <w:bookmarkStart w:id="15" w:name="_Toc493076460"/>
      <w:r w:rsidRPr="00D35051">
        <w:t>State Model</w:t>
      </w:r>
      <w:bookmarkEnd w:id="15"/>
    </w:p>
    <w:p w:rsidR="009B1FEC" w:rsidRPr="003A71E6" w:rsidRDefault="009B1FEC" w:rsidP="003A71E6">
      <w:pPr>
        <w:spacing w:line="360" w:lineRule="auto"/>
        <w:ind w:firstLine="567"/>
        <w:jc w:val="both"/>
      </w:pPr>
      <w:r>
        <w:t>Теоретической основой диаграммы State (диаграммы состояний) является понятие «а</w:t>
      </w:r>
      <w:r w:rsidRPr="003A71E6">
        <w:t>втомат»</w:t>
      </w:r>
      <w:r>
        <w:t>. «А</w:t>
      </w:r>
      <w:r w:rsidRPr="003A71E6">
        <w:t>втомат»</w:t>
      </w:r>
      <w:r>
        <w:t xml:space="preserve"> </w:t>
      </w:r>
      <w:r w:rsidRPr="003A71E6">
        <w:t>описывает поведение объекта в форме последовательности состояний, которые охватывают все этапы его жизненного цикла, начиная от создания объекта и заканчивая его уничтожением.</w:t>
      </w:r>
    </w:p>
    <w:p w:rsidR="009B1FEC" w:rsidRDefault="009B1FEC" w:rsidP="003A71E6">
      <w:pPr>
        <w:spacing w:line="360" w:lineRule="auto"/>
        <w:ind w:firstLine="567"/>
        <w:jc w:val="both"/>
      </w:pPr>
      <w:r w:rsidRPr="003A71E6">
        <w:t xml:space="preserve">Для описания «автомата» используются понятия: </w:t>
      </w:r>
      <w:r w:rsidRPr="003A71E6">
        <w:rPr>
          <w:u w:val="single"/>
        </w:rPr>
        <w:t>состояние и переход</w:t>
      </w:r>
      <w:r w:rsidRPr="003A71E6">
        <w:t>.</w:t>
      </w:r>
      <w:r>
        <w:t xml:space="preserve"> </w:t>
      </w:r>
      <w:r w:rsidRPr="003A71E6">
        <w:t xml:space="preserve">Отличие между состоянием и переходом: длительность нахождения системы в некотором состоянии значительно превышает время, которое затрачивается на переход из одного состояния в другое. Предполагается, что переход осуществляется мгновенно. </w:t>
      </w:r>
    </w:p>
    <w:p w:rsidR="009B1FEC" w:rsidRDefault="009B1FEC" w:rsidP="003A71E6">
      <w:pPr>
        <w:spacing w:line="360" w:lineRule="auto"/>
        <w:ind w:firstLine="567"/>
        <w:jc w:val="both"/>
      </w:pPr>
      <w:r w:rsidRPr="003A71E6">
        <w:t xml:space="preserve">Представим состояния любого технического устройства (телевизор, телефон и др.) на самом общем уровне. Тогда вводятся два состояния «исправен», «неисправен», и два перехода – «выход из строя» и «ремонт», что отображает диаграмма: </w:t>
      </w:r>
    </w:p>
    <w:p w:rsidR="009B1FEC" w:rsidRPr="003A71E6" w:rsidRDefault="00FE75A9" w:rsidP="003A71E6">
      <w:pPr>
        <w:spacing w:line="360" w:lineRule="auto"/>
        <w:ind w:firstLine="567"/>
        <w:jc w:val="center"/>
      </w:pPr>
      <w:r>
        <w:rPr>
          <w:noProof/>
        </w:rPr>
        <w:lastRenderedPageBreak/>
        <w:drawing>
          <wp:inline distT="0" distB="0" distL="0" distR="0">
            <wp:extent cx="2997835" cy="1415415"/>
            <wp:effectExtent l="19050" t="0" r="0" b="0"/>
            <wp:docPr id="118"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6"/>
                    <pic:cNvPicPr>
                      <a:picLocks noChangeAspect="1" noChangeArrowheads="1"/>
                    </pic:cNvPicPr>
                  </pic:nvPicPr>
                  <pic:blipFill>
                    <a:blip r:embed="rId112"/>
                    <a:srcRect/>
                    <a:stretch>
                      <a:fillRect/>
                    </a:stretch>
                  </pic:blipFill>
                  <pic:spPr bwMode="auto">
                    <a:xfrm>
                      <a:off x="0" y="0"/>
                      <a:ext cx="2997835" cy="1415415"/>
                    </a:xfrm>
                    <a:prstGeom prst="rect">
                      <a:avLst/>
                    </a:prstGeom>
                    <a:noFill/>
                    <a:ln w="9525">
                      <a:noFill/>
                      <a:miter lim="800000"/>
                      <a:headEnd/>
                      <a:tailEnd/>
                    </a:ln>
                  </pic:spPr>
                </pic:pic>
              </a:graphicData>
            </a:graphic>
          </wp:inline>
        </w:drawing>
      </w:r>
    </w:p>
    <w:p w:rsidR="009B1FEC" w:rsidRPr="003A71E6" w:rsidRDefault="009B1FEC" w:rsidP="003A71E6">
      <w:pPr>
        <w:spacing w:line="360" w:lineRule="auto"/>
        <w:ind w:firstLine="567"/>
        <w:jc w:val="both"/>
      </w:pPr>
      <w:r>
        <w:t>Моделирование на основе автоматной модели обладает рядом условий:</w:t>
      </w:r>
    </w:p>
    <w:p w:rsidR="009B1FEC" w:rsidRPr="003A71E6" w:rsidRDefault="009B1FEC" w:rsidP="00BC1B82">
      <w:pPr>
        <w:numPr>
          <w:ilvl w:val="0"/>
          <w:numId w:val="17"/>
        </w:numPr>
        <w:spacing w:line="360" w:lineRule="auto"/>
        <w:jc w:val="both"/>
      </w:pPr>
      <w:r w:rsidRPr="003A71E6">
        <w:t>Автомат не запоминает историю перемещения из состояния в состояние.</w:t>
      </w:r>
    </w:p>
    <w:p w:rsidR="009B1FEC" w:rsidRPr="003A71E6" w:rsidRDefault="009B1FEC" w:rsidP="00BC1B82">
      <w:pPr>
        <w:numPr>
          <w:ilvl w:val="0"/>
          <w:numId w:val="17"/>
        </w:numPr>
        <w:spacing w:line="360" w:lineRule="auto"/>
        <w:jc w:val="both"/>
      </w:pPr>
      <w:r w:rsidRPr="003A71E6">
        <w:t>В каждый момент времени автомат может находиться в одном и только в одном состоянии.</w:t>
      </w:r>
    </w:p>
    <w:p w:rsidR="009B1FEC" w:rsidRPr="003A71E6" w:rsidRDefault="009B1FEC" w:rsidP="00BC1B82">
      <w:pPr>
        <w:numPr>
          <w:ilvl w:val="0"/>
          <w:numId w:val="17"/>
        </w:numPr>
        <w:spacing w:line="360" w:lineRule="auto"/>
        <w:jc w:val="both"/>
      </w:pPr>
      <w:r w:rsidRPr="003A71E6">
        <w:t>Время не включается в понятие автомата, т.е. длительность нахождения в состоянии или достижения некоторого состояния не указывается.</w:t>
      </w:r>
    </w:p>
    <w:p w:rsidR="009B1FEC" w:rsidRPr="003A71E6" w:rsidRDefault="009B1FEC" w:rsidP="00BC1B82">
      <w:pPr>
        <w:numPr>
          <w:ilvl w:val="0"/>
          <w:numId w:val="17"/>
        </w:numPr>
        <w:spacing w:line="360" w:lineRule="auto"/>
        <w:jc w:val="both"/>
      </w:pPr>
      <w:r w:rsidRPr="003A71E6">
        <w:t>Количество состояний автомата должно быть конечным.</w:t>
      </w:r>
    </w:p>
    <w:p w:rsidR="009B1FEC" w:rsidRPr="003A71E6" w:rsidRDefault="009B1FEC" w:rsidP="00BC1B82">
      <w:pPr>
        <w:numPr>
          <w:ilvl w:val="0"/>
          <w:numId w:val="17"/>
        </w:numPr>
        <w:spacing w:line="360" w:lineRule="auto"/>
        <w:jc w:val="both"/>
      </w:pPr>
      <w:r w:rsidRPr="003A71E6">
        <w:t>Автомат не содержит изолированных состояний,  т.е. для каждого состояния (кроме начального) должно быть определено предыдущее состояния, каждый переход должен соединять два состояния. Допускается переход из состояния в себя («петля»).</w:t>
      </w:r>
    </w:p>
    <w:p w:rsidR="009B1FEC" w:rsidRPr="003A71E6" w:rsidRDefault="009B1FEC" w:rsidP="00BC1B82">
      <w:pPr>
        <w:numPr>
          <w:ilvl w:val="0"/>
          <w:numId w:val="17"/>
        </w:numPr>
        <w:spacing w:line="360" w:lineRule="auto"/>
        <w:jc w:val="both"/>
      </w:pPr>
      <w:r w:rsidRPr="003A71E6">
        <w:t xml:space="preserve">Автомат не должен содержать конфликтных переходов (т.е. переход в два и более состояний, без указания условий перехода). </w:t>
      </w:r>
    </w:p>
    <w:p w:rsidR="009B1FEC" w:rsidRPr="003A71E6" w:rsidRDefault="009B1FEC" w:rsidP="003A71E6">
      <w:pPr>
        <w:spacing w:line="360" w:lineRule="auto"/>
        <w:ind w:firstLine="567"/>
        <w:jc w:val="both"/>
      </w:pPr>
      <w:r w:rsidRPr="003A71E6">
        <w:t>Диаграммы состояний</w:t>
      </w:r>
      <w:r>
        <w:t xml:space="preserve"> </w:t>
      </w:r>
      <w:r w:rsidRPr="003A71E6">
        <w:t xml:space="preserve">– диаграмма, описывающая возможные последовательности состояний и переходов, которые в совокупности характеризуют поведение элемента модели </w:t>
      </w:r>
      <w:r>
        <w:t xml:space="preserve">программной системы </w:t>
      </w:r>
      <w:r w:rsidRPr="003A71E6">
        <w:t xml:space="preserve">в течении его жизненного цикла. Диаграмма состояний служит для представления динамической составляющей модели системы. </w:t>
      </w:r>
    </w:p>
    <w:p w:rsidR="009B1FEC" w:rsidRPr="00FE66FA" w:rsidRDefault="009B1FEC" w:rsidP="00954289">
      <w:pPr>
        <w:spacing w:line="360" w:lineRule="auto"/>
        <w:ind w:firstLine="567"/>
        <w:jc w:val="both"/>
      </w:pPr>
      <w:r w:rsidRPr="003A71E6">
        <w:t xml:space="preserve">Основные элементы диаграмм </w:t>
      </w:r>
      <w:r>
        <w:t>состояний</w:t>
      </w:r>
      <w:r w:rsidRPr="003A71E6">
        <w:t>: состояние, переход, событие.</w:t>
      </w:r>
      <w:r>
        <w:t xml:space="preserve"> </w:t>
      </w:r>
      <w:r w:rsidRPr="00954289">
        <w:t xml:space="preserve">Описание основных элементов диаграммы </w:t>
      </w:r>
      <w:r>
        <w:t>состояний</w:t>
      </w:r>
      <w:r w:rsidRPr="00954289">
        <w:t xml:space="preserve"> представлены в таблице (табл. </w:t>
      </w:r>
      <w:r w:rsidRPr="00FE66FA">
        <w:t>9</w:t>
      </w:r>
      <w:r w:rsidRPr="00954289">
        <w:t xml:space="preserve">). Для построения диаграммы используется инструменты панели </w:t>
      </w:r>
      <w:r>
        <w:rPr>
          <w:lang w:val="en-US"/>
        </w:rPr>
        <w:t>State</w:t>
      </w:r>
      <w:r w:rsidRPr="00063218">
        <w:t xml:space="preserve"> (</w:t>
      </w:r>
      <w:r>
        <w:t>рис. 4</w:t>
      </w:r>
      <w:r w:rsidRPr="009C1FDD">
        <w:t>6</w:t>
      </w:r>
      <w:r w:rsidRPr="00063218">
        <w:t>)</w:t>
      </w:r>
      <w:r>
        <w:t>.</w:t>
      </w:r>
    </w:p>
    <w:p w:rsidR="009B1FEC" w:rsidRPr="009C1FDD" w:rsidRDefault="009B1FEC" w:rsidP="00BB4433">
      <w:pPr>
        <w:spacing w:before="120" w:line="360" w:lineRule="auto"/>
        <w:jc w:val="center"/>
      </w:pPr>
      <w:r w:rsidRPr="006F7F17">
        <w:rPr>
          <w:b/>
          <w:bCs/>
        </w:rPr>
        <w:t xml:space="preserve">Таблица </w:t>
      </w:r>
      <w:r>
        <w:rPr>
          <w:b/>
          <w:bCs/>
        </w:rPr>
        <w:t>9</w:t>
      </w:r>
      <w:r w:rsidRPr="006F7F17">
        <w:rPr>
          <w:b/>
          <w:bCs/>
        </w:rPr>
        <w:t>.</w:t>
      </w:r>
      <w:r>
        <w:t xml:space="preserve"> Основные элементы модели </w:t>
      </w:r>
      <w:r>
        <w:rPr>
          <w:lang w:val="en-US"/>
        </w:rPr>
        <w:t>State</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867"/>
        <w:gridCol w:w="4702"/>
      </w:tblGrid>
      <w:tr w:rsidR="009B1FEC" w:rsidRPr="006F7F17">
        <w:tc>
          <w:tcPr>
            <w:tcW w:w="4785" w:type="dxa"/>
          </w:tcPr>
          <w:p w:rsidR="009B1FEC" w:rsidRPr="00E269C1" w:rsidRDefault="009B1FEC" w:rsidP="00E269C1">
            <w:pPr>
              <w:spacing w:line="360" w:lineRule="auto"/>
              <w:ind w:firstLine="567"/>
              <w:jc w:val="center"/>
              <w:rPr>
                <w:b/>
                <w:bCs/>
              </w:rPr>
            </w:pPr>
            <w:r w:rsidRPr="00E269C1">
              <w:rPr>
                <w:b/>
                <w:bCs/>
              </w:rPr>
              <w:t>Графический символ элемента модели</w:t>
            </w:r>
          </w:p>
        </w:tc>
        <w:tc>
          <w:tcPr>
            <w:tcW w:w="4786" w:type="dxa"/>
          </w:tcPr>
          <w:p w:rsidR="009B1FEC" w:rsidRPr="00E269C1" w:rsidRDefault="009B1FEC" w:rsidP="00E269C1">
            <w:pPr>
              <w:spacing w:line="360" w:lineRule="auto"/>
              <w:ind w:firstLine="567"/>
              <w:jc w:val="center"/>
              <w:rPr>
                <w:b/>
                <w:bCs/>
              </w:rPr>
            </w:pPr>
            <w:r w:rsidRPr="00E269C1">
              <w:rPr>
                <w:b/>
                <w:bCs/>
              </w:rPr>
              <w:t>Описание</w:t>
            </w:r>
          </w:p>
        </w:tc>
      </w:tr>
      <w:tr w:rsidR="009B1FEC">
        <w:tc>
          <w:tcPr>
            <w:tcW w:w="4785" w:type="dxa"/>
          </w:tcPr>
          <w:p w:rsidR="009B1FEC" w:rsidRDefault="00FE75A9" w:rsidP="00E269C1">
            <w:pPr>
              <w:spacing w:line="360" w:lineRule="auto"/>
              <w:ind w:firstLine="567"/>
              <w:jc w:val="both"/>
            </w:pPr>
            <w:r>
              <w:rPr>
                <w:noProof/>
              </w:rPr>
              <w:drawing>
                <wp:inline distT="0" distB="0" distL="0" distR="0">
                  <wp:extent cx="659765" cy="970280"/>
                  <wp:effectExtent l="19050" t="0" r="6985" b="0"/>
                  <wp:docPr id="119"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2"/>
                          <pic:cNvPicPr>
                            <a:picLocks noChangeAspect="1" noChangeArrowheads="1"/>
                          </pic:cNvPicPr>
                        </pic:nvPicPr>
                        <pic:blipFill>
                          <a:blip r:embed="rId113"/>
                          <a:srcRect/>
                          <a:stretch>
                            <a:fillRect/>
                          </a:stretch>
                        </pic:blipFill>
                        <pic:spPr bwMode="auto">
                          <a:xfrm>
                            <a:off x="0" y="0"/>
                            <a:ext cx="659765" cy="970280"/>
                          </a:xfrm>
                          <a:prstGeom prst="rect">
                            <a:avLst/>
                          </a:prstGeom>
                          <a:noFill/>
                          <a:ln w="9525">
                            <a:noFill/>
                            <a:miter lim="800000"/>
                            <a:headEnd/>
                            <a:tailEnd/>
                          </a:ln>
                        </pic:spPr>
                      </pic:pic>
                    </a:graphicData>
                  </a:graphic>
                </wp:inline>
              </w:drawing>
            </w:r>
          </w:p>
        </w:tc>
        <w:tc>
          <w:tcPr>
            <w:tcW w:w="4786" w:type="dxa"/>
          </w:tcPr>
          <w:p w:rsidR="009B1FEC" w:rsidRPr="00C2383F" w:rsidRDefault="009B1FEC" w:rsidP="00E269C1">
            <w:pPr>
              <w:spacing w:line="360" w:lineRule="auto"/>
              <w:ind w:firstLine="567"/>
              <w:jc w:val="both"/>
            </w:pPr>
            <w:r w:rsidRPr="00E269C1">
              <w:rPr>
                <w:lang w:val="en-US"/>
              </w:rPr>
              <w:t>Initial</w:t>
            </w:r>
            <w:r w:rsidRPr="00C2383F">
              <w:t>. С</w:t>
            </w:r>
            <w:r>
              <w:t>имвол момента начала описания некоторого поведения</w:t>
            </w:r>
            <w:r w:rsidRPr="00C2383F">
              <w:t>.</w:t>
            </w:r>
          </w:p>
        </w:tc>
      </w:tr>
      <w:tr w:rsidR="009B1FEC">
        <w:tc>
          <w:tcPr>
            <w:tcW w:w="4785" w:type="dxa"/>
          </w:tcPr>
          <w:p w:rsidR="009B1FEC" w:rsidRDefault="00FE75A9" w:rsidP="00E269C1">
            <w:pPr>
              <w:spacing w:line="360" w:lineRule="auto"/>
              <w:ind w:firstLine="567"/>
              <w:jc w:val="both"/>
              <w:rPr>
                <w:noProof/>
              </w:rPr>
            </w:pPr>
            <w:r>
              <w:rPr>
                <w:noProof/>
              </w:rPr>
              <w:lastRenderedPageBreak/>
              <w:drawing>
                <wp:inline distT="0" distB="0" distL="0" distR="0">
                  <wp:extent cx="1621790" cy="1144905"/>
                  <wp:effectExtent l="19050" t="0" r="0" b="0"/>
                  <wp:docPr id="120"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1"/>
                          <pic:cNvPicPr>
                            <a:picLocks noChangeAspect="1" noChangeArrowheads="1"/>
                          </pic:cNvPicPr>
                        </pic:nvPicPr>
                        <pic:blipFill>
                          <a:blip r:embed="rId114"/>
                          <a:srcRect/>
                          <a:stretch>
                            <a:fillRect/>
                          </a:stretch>
                        </pic:blipFill>
                        <pic:spPr bwMode="auto">
                          <a:xfrm>
                            <a:off x="0" y="0"/>
                            <a:ext cx="1621790" cy="1144905"/>
                          </a:xfrm>
                          <a:prstGeom prst="rect">
                            <a:avLst/>
                          </a:prstGeom>
                          <a:noFill/>
                          <a:ln w="9525">
                            <a:noFill/>
                            <a:miter lim="800000"/>
                            <a:headEnd/>
                            <a:tailEnd/>
                          </a:ln>
                        </pic:spPr>
                      </pic:pic>
                    </a:graphicData>
                  </a:graphic>
                </wp:inline>
              </w:drawing>
            </w:r>
          </w:p>
        </w:tc>
        <w:tc>
          <w:tcPr>
            <w:tcW w:w="4786" w:type="dxa"/>
          </w:tcPr>
          <w:p w:rsidR="009B1FEC" w:rsidRPr="00FB3745" w:rsidRDefault="009B1FEC" w:rsidP="00E269C1">
            <w:pPr>
              <w:spacing w:line="360" w:lineRule="auto"/>
              <w:ind w:firstLine="567"/>
              <w:jc w:val="both"/>
            </w:pPr>
            <w:r w:rsidRPr="00E269C1">
              <w:rPr>
                <w:lang w:val="en-US"/>
              </w:rPr>
              <w:t>State</w:t>
            </w:r>
            <w:r w:rsidRPr="00FB3745">
              <w:t>. Символ состояния.</w:t>
            </w:r>
            <w:r>
              <w:t xml:space="preserve"> </w:t>
            </w:r>
            <w:r w:rsidRPr="00FB3745">
              <w:t xml:space="preserve">Рекомендуется в качестве имени использовать глаголы в настоящем времени (звенит, печатает, ожидает) или причастия (занято, передано, получено). </w:t>
            </w:r>
          </w:p>
        </w:tc>
      </w:tr>
      <w:tr w:rsidR="009B1FEC">
        <w:tc>
          <w:tcPr>
            <w:tcW w:w="4785" w:type="dxa"/>
          </w:tcPr>
          <w:p w:rsidR="009B1FEC" w:rsidRDefault="00FE75A9" w:rsidP="00E269C1">
            <w:pPr>
              <w:spacing w:line="360" w:lineRule="auto"/>
              <w:ind w:firstLine="567"/>
              <w:jc w:val="both"/>
              <w:rPr>
                <w:noProof/>
              </w:rPr>
            </w:pPr>
            <w:r>
              <w:rPr>
                <w:noProof/>
              </w:rPr>
              <w:drawing>
                <wp:inline distT="0" distB="0" distL="0" distR="0">
                  <wp:extent cx="1971675" cy="1121410"/>
                  <wp:effectExtent l="19050" t="0" r="9525" b="0"/>
                  <wp:docPr id="121"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6"/>
                          <pic:cNvPicPr>
                            <a:picLocks noChangeAspect="1" noChangeArrowheads="1"/>
                          </pic:cNvPicPr>
                        </pic:nvPicPr>
                        <pic:blipFill>
                          <a:blip r:embed="rId115"/>
                          <a:srcRect/>
                          <a:stretch>
                            <a:fillRect/>
                          </a:stretch>
                        </pic:blipFill>
                        <pic:spPr bwMode="auto">
                          <a:xfrm>
                            <a:off x="0" y="0"/>
                            <a:ext cx="1971675" cy="1121410"/>
                          </a:xfrm>
                          <a:prstGeom prst="rect">
                            <a:avLst/>
                          </a:prstGeom>
                          <a:noFill/>
                          <a:ln w="9525">
                            <a:noFill/>
                            <a:miter lim="800000"/>
                            <a:headEnd/>
                            <a:tailEnd/>
                          </a:ln>
                        </pic:spPr>
                      </pic:pic>
                    </a:graphicData>
                  </a:graphic>
                </wp:inline>
              </w:drawing>
            </w:r>
          </w:p>
        </w:tc>
        <w:tc>
          <w:tcPr>
            <w:tcW w:w="4786" w:type="dxa"/>
          </w:tcPr>
          <w:p w:rsidR="009B1FEC" w:rsidRPr="005C7D24" w:rsidRDefault="009B1FEC" w:rsidP="00E269C1">
            <w:pPr>
              <w:spacing w:line="360" w:lineRule="auto"/>
              <w:ind w:firstLine="567"/>
              <w:jc w:val="both"/>
            </w:pPr>
            <w:r w:rsidRPr="00E269C1">
              <w:rPr>
                <w:lang w:val="en-US"/>
              </w:rPr>
              <w:t>StateMachine</w:t>
            </w:r>
            <w:r w:rsidRPr="00FB3745">
              <w:t>.</w:t>
            </w:r>
            <w:r w:rsidRPr="005C7D24">
              <w:t xml:space="preserve"> Символ состояния, которое имеет подсостояния.</w:t>
            </w:r>
          </w:p>
        </w:tc>
      </w:tr>
      <w:tr w:rsidR="009B1FEC">
        <w:tc>
          <w:tcPr>
            <w:tcW w:w="4785" w:type="dxa"/>
          </w:tcPr>
          <w:p w:rsidR="009B1FEC" w:rsidRDefault="00FE75A9" w:rsidP="00E269C1">
            <w:pPr>
              <w:spacing w:line="360" w:lineRule="auto"/>
              <w:ind w:firstLine="567"/>
              <w:jc w:val="both"/>
              <w:rPr>
                <w:noProof/>
              </w:rPr>
            </w:pPr>
            <w:r>
              <w:rPr>
                <w:noProof/>
              </w:rPr>
              <w:drawing>
                <wp:inline distT="0" distB="0" distL="0" distR="0">
                  <wp:extent cx="723265" cy="1097280"/>
                  <wp:effectExtent l="19050" t="0" r="635" b="0"/>
                  <wp:docPr id="122"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4"/>
                          <pic:cNvPicPr>
                            <a:picLocks noChangeAspect="1" noChangeArrowheads="1"/>
                          </pic:cNvPicPr>
                        </pic:nvPicPr>
                        <pic:blipFill>
                          <a:blip r:embed="rId116"/>
                          <a:srcRect/>
                          <a:stretch>
                            <a:fillRect/>
                          </a:stretch>
                        </pic:blipFill>
                        <pic:spPr bwMode="auto">
                          <a:xfrm>
                            <a:off x="0" y="0"/>
                            <a:ext cx="723265" cy="1097280"/>
                          </a:xfrm>
                          <a:prstGeom prst="rect">
                            <a:avLst/>
                          </a:prstGeom>
                          <a:noFill/>
                          <a:ln w="9525">
                            <a:noFill/>
                            <a:miter lim="800000"/>
                            <a:headEnd/>
                            <a:tailEnd/>
                          </a:ln>
                        </pic:spPr>
                      </pic:pic>
                    </a:graphicData>
                  </a:graphic>
                </wp:inline>
              </w:drawing>
            </w:r>
          </w:p>
        </w:tc>
        <w:tc>
          <w:tcPr>
            <w:tcW w:w="4786" w:type="dxa"/>
          </w:tcPr>
          <w:p w:rsidR="009B1FEC" w:rsidRPr="00C31C46" w:rsidRDefault="009B1FEC" w:rsidP="00E269C1">
            <w:pPr>
              <w:spacing w:line="360" w:lineRule="auto"/>
              <w:ind w:firstLine="567"/>
              <w:jc w:val="both"/>
            </w:pPr>
            <w:r w:rsidRPr="00E269C1">
              <w:rPr>
                <w:lang w:val="en-US"/>
              </w:rPr>
              <w:t xml:space="preserve">Choice. Символ </w:t>
            </w:r>
            <w:r>
              <w:t>ветвления.</w:t>
            </w:r>
          </w:p>
        </w:tc>
      </w:tr>
      <w:tr w:rsidR="009B1FEC">
        <w:tc>
          <w:tcPr>
            <w:tcW w:w="4785" w:type="dxa"/>
          </w:tcPr>
          <w:p w:rsidR="009B1FEC" w:rsidRDefault="00FE75A9" w:rsidP="00E269C1">
            <w:pPr>
              <w:spacing w:line="360" w:lineRule="auto"/>
              <w:ind w:firstLine="567"/>
              <w:jc w:val="both"/>
              <w:rPr>
                <w:noProof/>
              </w:rPr>
            </w:pPr>
            <w:r>
              <w:rPr>
                <w:noProof/>
              </w:rPr>
              <w:drawing>
                <wp:inline distT="0" distB="0" distL="0" distR="0">
                  <wp:extent cx="659765" cy="970280"/>
                  <wp:effectExtent l="19050" t="0" r="6985"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17"/>
                          <a:srcRect/>
                          <a:stretch>
                            <a:fillRect/>
                          </a:stretch>
                        </pic:blipFill>
                        <pic:spPr bwMode="auto">
                          <a:xfrm>
                            <a:off x="0" y="0"/>
                            <a:ext cx="659765" cy="970280"/>
                          </a:xfrm>
                          <a:prstGeom prst="rect">
                            <a:avLst/>
                          </a:prstGeom>
                          <a:noFill/>
                          <a:ln w="9525">
                            <a:noFill/>
                            <a:miter lim="800000"/>
                            <a:headEnd/>
                            <a:tailEnd/>
                          </a:ln>
                        </pic:spPr>
                      </pic:pic>
                    </a:graphicData>
                  </a:graphic>
                </wp:inline>
              </w:drawing>
            </w:r>
          </w:p>
        </w:tc>
        <w:tc>
          <w:tcPr>
            <w:tcW w:w="4786" w:type="dxa"/>
          </w:tcPr>
          <w:p w:rsidR="009B1FEC" w:rsidRPr="00C31C46" w:rsidRDefault="009B1FEC" w:rsidP="00E269C1">
            <w:pPr>
              <w:spacing w:line="360" w:lineRule="auto"/>
              <w:ind w:firstLine="567"/>
              <w:jc w:val="both"/>
            </w:pPr>
            <w:r w:rsidRPr="00E269C1">
              <w:rPr>
                <w:lang w:val="en-US"/>
              </w:rPr>
              <w:t>Final</w:t>
            </w:r>
            <w:r w:rsidRPr="00C2383F">
              <w:t>. С</w:t>
            </w:r>
            <w:r>
              <w:t>имвол момента окончания описания некоторого поведения</w:t>
            </w:r>
            <w:r w:rsidRPr="00C2383F">
              <w:t>.</w:t>
            </w:r>
          </w:p>
        </w:tc>
      </w:tr>
      <w:tr w:rsidR="009B1FEC">
        <w:tc>
          <w:tcPr>
            <w:tcW w:w="4785" w:type="dxa"/>
          </w:tcPr>
          <w:p w:rsidR="009B1FEC" w:rsidRDefault="00FE75A9" w:rsidP="00E269C1">
            <w:pPr>
              <w:spacing w:line="360" w:lineRule="auto"/>
              <w:jc w:val="both"/>
              <w:rPr>
                <w:noProof/>
              </w:rPr>
            </w:pPr>
            <w:r>
              <w:rPr>
                <w:noProof/>
              </w:rPr>
              <w:drawing>
                <wp:inline distT="0" distB="0" distL="0" distR="0">
                  <wp:extent cx="2934335" cy="1025525"/>
                  <wp:effectExtent l="19050" t="0" r="0" b="0"/>
                  <wp:docPr id="124"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pic:cNvPicPr>
                            <a:picLocks noChangeAspect="1" noChangeArrowheads="1"/>
                          </pic:cNvPicPr>
                        </pic:nvPicPr>
                        <pic:blipFill>
                          <a:blip r:embed="rId118"/>
                          <a:srcRect/>
                          <a:stretch>
                            <a:fillRect/>
                          </a:stretch>
                        </pic:blipFill>
                        <pic:spPr bwMode="auto">
                          <a:xfrm>
                            <a:off x="0" y="0"/>
                            <a:ext cx="2934335" cy="1025525"/>
                          </a:xfrm>
                          <a:prstGeom prst="rect">
                            <a:avLst/>
                          </a:prstGeom>
                          <a:noFill/>
                          <a:ln w="9525">
                            <a:noFill/>
                            <a:miter lim="800000"/>
                            <a:headEnd/>
                            <a:tailEnd/>
                          </a:ln>
                        </pic:spPr>
                      </pic:pic>
                    </a:graphicData>
                  </a:graphic>
                </wp:inline>
              </w:drawing>
            </w:r>
          </w:p>
        </w:tc>
        <w:tc>
          <w:tcPr>
            <w:tcW w:w="4786" w:type="dxa"/>
          </w:tcPr>
          <w:p w:rsidR="009B1FEC" w:rsidRPr="00CE1C2C" w:rsidRDefault="009B1FEC" w:rsidP="00E269C1">
            <w:pPr>
              <w:spacing w:line="360" w:lineRule="auto"/>
              <w:ind w:firstLine="567"/>
              <w:jc w:val="both"/>
            </w:pPr>
            <w:r w:rsidRPr="00E269C1">
              <w:rPr>
                <w:b/>
                <w:bCs/>
              </w:rPr>
              <w:t>Простой</w:t>
            </w:r>
            <w:r w:rsidRPr="00CE1C2C">
              <w:t xml:space="preserve"> переход (simple transition) представляет собой отношение между двумя последовательными состояниями, которое указывает на факт смены одного состояния другим. На переходе указывается </w:t>
            </w:r>
            <w:r w:rsidRPr="00E269C1">
              <w:rPr>
                <w:b/>
                <w:bCs/>
              </w:rPr>
              <w:t>имя события</w:t>
            </w:r>
            <w:r w:rsidRPr="00CE1C2C">
              <w:t>.</w:t>
            </w:r>
          </w:p>
          <w:p w:rsidR="009B1FEC" w:rsidRPr="00CE1C2C" w:rsidRDefault="009B1FEC" w:rsidP="00E269C1">
            <w:pPr>
              <w:spacing w:line="360" w:lineRule="auto"/>
              <w:ind w:firstLine="567"/>
              <w:jc w:val="both"/>
            </w:pPr>
            <w:r w:rsidRPr="00CE1C2C">
              <w:t xml:space="preserve">Переход осуществляется при наступлении некоторого </w:t>
            </w:r>
            <w:r w:rsidRPr="00E269C1">
              <w:rPr>
                <w:b/>
                <w:bCs/>
              </w:rPr>
              <w:t>события</w:t>
            </w:r>
            <w:r w:rsidRPr="00CE1C2C">
              <w:t>:</w:t>
            </w:r>
          </w:p>
          <w:p w:rsidR="009B1FEC" w:rsidRPr="00CE1C2C" w:rsidRDefault="009B1FEC" w:rsidP="00E269C1">
            <w:pPr>
              <w:numPr>
                <w:ilvl w:val="1"/>
                <w:numId w:val="19"/>
              </w:numPr>
              <w:tabs>
                <w:tab w:val="clear" w:pos="1440"/>
              </w:tabs>
              <w:spacing w:line="360" w:lineRule="auto"/>
              <w:ind w:left="483"/>
              <w:jc w:val="both"/>
            </w:pPr>
            <w:r w:rsidRPr="00CE1C2C">
              <w:t xml:space="preserve">Окончания выполнения действий (метка </w:t>
            </w:r>
            <w:r w:rsidRPr="00E269C1">
              <w:rPr>
                <w:lang w:val="en-US"/>
              </w:rPr>
              <w:t>do</w:t>
            </w:r>
            <w:r w:rsidRPr="00CE1C2C">
              <w:t>);</w:t>
            </w:r>
          </w:p>
          <w:p w:rsidR="009B1FEC" w:rsidRPr="00CE1C2C" w:rsidRDefault="009B1FEC" w:rsidP="00E269C1">
            <w:pPr>
              <w:numPr>
                <w:ilvl w:val="1"/>
                <w:numId w:val="19"/>
              </w:numPr>
              <w:tabs>
                <w:tab w:val="clear" w:pos="1440"/>
              </w:tabs>
              <w:spacing w:line="360" w:lineRule="auto"/>
              <w:ind w:left="483"/>
              <w:jc w:val="both"/>
            </w:pPr>
            <w:r w:rsidRPr="00CE1C2C">
              <w:t>Получения объектом сообщения;</w:t>
            </w:r>
          </w:p>
          <w:p w:rsidR="009B1FEC" w:rsidRPr="00CE1C2C" w:rsidRDefault="009B1FEC" w:rsidP="00E269C1">
            <w:pPr>
              <w:numPr>
                <w:ilvl w:val="1"/>
                <w:numId w:val="19"/>
              </w:numPr>
              <w:tabs>
                <w:tab w:val="clear" w:pos="1440"/>
              </w:tabs>
              <w:spacing w:line="360" w:lineRule="auto"/>
              <w:ind w:left="483"/>
              <w:jc w:val="both"/>
            </w:pPr>
            <w:r w:rsidRPr="00CE1C2C">
              <w:t>Приема сигнала и т.д.</w:t>
            </w:r>
          </w:p>
          <w:p w:rsidR="009B1FEC" w:rsidRPr="00CE1C2C" w:rsidRDefault="009B1FEC" w:rsidP="00E269C1">
            <w:pPr>
              <w:spacing w:line="360" w:lineRule="auto"/>
              <w:ind w:firstLine="567"/>
              <w:jc w:val="both"/>
            </w:pPr>
            <w:r w:rsidRPr="00CE1C2C">
              <w:t xml:space="preserve">или выполнения некоторого </w:t>
            </w:r>
            <w:r w:rsidRPr="00E269C1">
              <w:rPr>
                <w:b/>
                <w:bCs/>
              </w:rPr>
              <w:t>сторожевого условия</w:t>
            </w:r>
            <w:r w:rsidRPr="00CE1C2C">
              <w:t xml:space="preserve">, т.е. условие принимает значение «истина». </w:t>
            </w:r>
          </w:p>
        </w:tc>
      </w:tr>
    </w:tbl>
    <w:p w:rsidR="009B1FEC" w:rsidRPr="00C31C46" w:rsidRDefault="009B1FEC" w:rsidP="00954289">
      <w:pPr>
        <w:spacing w:line="360" w:lineRule="auto"/>
        <w:ind w:firstLine="567"/>
        <w:jc w:val="both"/>
      </w:pPr>
    </w:p>
    <w:p w:rsidR="009B1FEC" w:rsidRDefault="00FE75A9" w:rsidP="0007269B">
      <w:pPr>
        <w:spacing w:line="360" w:lineRule="auto"/>
        <w:jc w:val="center"/>
        <w:rPr>
          <w:lang w:val="en-US"/>
        </w:rPr>
      </w:pPr>
      <w:r>
        <w:rPr>
          <w:noProof/>
        </w:rPr>
        <w:lastRenderedPageBreak/>
        <w:drawing>
          <wp:inline distT="0" distB="0" distL="0" distR="0">
            <wp:extent cx="1304290" cy="3434715"/>
            <wp:effectExtent l="19050" t="0" r="0" b="0"/>
            <wp:docPr id="12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119"/>
                    <a:srcRect/>
                    <a:stretch>
                      <a:fillRect/>
                    </a:stretch>
                  </pic:blipFill>
                  <pic:spPr bwMode="auto">
                    <a:xfrm>
                      <a:off x="0" y="0"/>
                      <a:ext cx="1304290" cy="3434715"/>
                    </a:xfrm>
                    <a:prstGeom prst="rect">
                      <a:avLst/>
                    </a:prstGeom>
                    <a:noFill/>
                    <a:ln w="9525">
                      <a:noFill/>
                      <a:miter lim="800000"/>
                      <a:headEnd/>
                      <a:tailEnd/>
                    </a:ln>
                  </pic:spPr>
                </pic:pic>
              </a:graphicData>
            </a:graphic>
          </wp:inline>
        </w:drawing>
      </w:r>
    </w:p>
    <w:p w:rsidR="009B1FEC" w:rsidRDefault="009B1FEC" w:rsidP="00FA1F11">
      <w:pPr>
        <w:spacing w:after="120" w:line="360" w:lineRule="auto"/>
        <w:jc w:val="center"/>
      </w:pPr>
      <w:r w:rsidRPr="00DC4867">
        <w:rPr>
          <w:b/>
          <w:bCs/>
        </w:rPr>
        <w:t xml:space="preserve">Рис. </w:t>
      </w:r>
      <w:r w:rsidRPr="009C1FDD">
        <w:rPr>
          <w:b/>
          <w:bCs/>
        </w:rPr>
        <w:t>46</w:t>
      </w:r>
      <w:r w:rsidRPr="00DC4867">
        <w:rPr>
          <w:b/>
          <w:bCs/>
        </w:rPr>
        <w:t>.</w:t>
      </w:r>
      <w:r>
        <w:t xml:space="preserve"> Инструменты панели</w:t>
      </w:r>
      <w:r w:rsidRPr="009C1FDD">
        <w:t xml:space="preserve"> </w:t>
      </w:r>
      <w:r>
        <w:rPr>
          <w:lang w:val="en-US"/>
        </w:rPr>
        <w:t>State</w:t>
      </w:r>
    </w:p>
    <w:p w:rsidR="009B1FEC" w:rsidRDefault="009B1FEC" w:rsidP="00FB3745">
      <w:pPr>
        <w:spacing w:line="360" w:lineRule="auto"/>
        <w:ind w:firstLine="567"/>
        <w:jc w:val="both"/>
      </w:pPr>
      <w:r w:rsidRPr="00FB3745">
        <w:t>Диаграмма состояний представляет собой ориентированный граф, вершины которого соответствуют состояниям, а дуги - переходам. Поведение моделируется как последовательное перемещение по графу состояний от вершины к вершине по связывающим их дугам с учетом их ориентации.</w:t>
      </w:r>
    </w:p>
    <w:p w:rsidR="009B1FEC" w:rsidRDefault="009B1FEC" w:rsidP="00FB3745">
      <w:pPr>
        <w:spacing w:line="360" w:lineRule="auto"/>
        <w:ind w:firstLine="567"/>
        <w:jc w:val="both"/>
      </w:pPr>
      <w:r>
        <w:t>Состояние может иметь так называемые метки:</w:t>
      </w:r>
    </w:p>
    <w:p w:rsidR="009B1FEC" w:rsidRPr="00FB3745" w:rsidRDefault="009B1FEC" w:rsidP="00FB3745">
      <w:pPr>
        <w:spacing w:line="360" w:lineRule="auto"/>
        <w:ind w:firstLine="567"/>
        <w:jc w:val="center"/>
        <w:rPr>
          <w:i/>
          <w:iCs/>
        </w:rPr>
      </w:pPr>
      <w:r w:rsidRPr="00FB3745">
        <w:rPr>
          <w:b/>
          <w:bCs/>
          <w:i/>
          <w:iCs/>
        </w:rPr>
        <w:t>&lt;метка-действия '/' выражение-действия&gt;</w:t>
      </w:r>
      <w:r>
        <w:rPr>
          <w:b/>
          <w:bCs/>
          <w:i/>
          <w:iCs/>
        </w:rPr>
        <w:t>.</w:t>
      </w:r>
    </w:p>
    <w:p w:rsidR="009B1FEC" w:rsidRPr="00FB3745" w:rsidRDefault="009B1FEC" w:rsidP="00FB3745">
      <w:pPr>
        <w:spacing w:line="360" w:lineRule="auto"/>
        <w:ind w:firstLine="567"/>
        <w:jc w:val="both"/>
      </w:pPr>
      <w:r w:rsidRPr="00FB3745">
        <w:rPr>
          <w:b/>
          <w:bCs/>
        </w:rPr>
        <w:t>Стандартные метки:</w:t>
      </w:r>
    </w:p>
    <w:p w:rsidR="009B1FEC" w:rsidRPr="00FB3745" w:rsidRDefault="009B1FEC" w:rsidP="00BC1B82">
      <w:pPr>
        <w:numPr>
          <w:ilvl w:val="0"/>
          <w:numId w:val="18"/>
        </w:numPr>
        <w:spacing w:line="360" w:lineRule="auto"/>
        <w:jc w:val="both"/>
      </w:pPr>
      <w:r w:rsidRPr="00FB3745">
        <w:rPr>
          <w:b/>
          <w:bCs/>
        </w:rPr>
        <w:t>entry</w:t>
      </w:r>
      <w:r w:rsidRPr="00FB3745">
        <w:t xml:space="preserve"> (англ. – вход) </w:t>
      </w:r>
      <w:r>
        <w:t>–</w:t>
      </w:r>
      <w:r w:rsidRPr="00FB3745">
        <w:t xml:space="preserve"> действие, которое выполняется в момент входа в данное состояние (входное действие); Например, создать соединение с базой данных </w:t>
      </w:r>
      <w:r w:rsidRPr="00FB3745">
        <w:rPr>
          <w:b/>
          <w:bCs/>
        </w:rPr>
        <w:t>entry / createConnect()</w:t>
      </w:r>
      <w:r w:rsidRPr="00FB3745">
        <w:t>;</w:t>
      </w:r>
    </w:p>
    <w:p w:rsidR="009B1FEC" w:rsidRPr="00FB3745" w:rsidRDefault="009B1FEC" w:rsidP="00BC1B82">
      <w:pPr>
        <w:numPr>
          <w:ilvl w:val="0"/>
          <w:numId w:val="18"/>
        </w:numPr>
        <w:spacing w:line="360" w:lineRule="auto"/>
        <w:jc w:val="both"/>
      </w:pPr>
      <w:r w:rsidRPr="00FB3745">
        <w:rPr>
          <w:b/>
          <w:bCs/>
        </w:rPr>
        <w:t>exit</w:t>
      </w:r>
      <w:r w:rsidRPr="00FB3745">
        <w:t xml:space="preserve"> (англ. – выход) </w:t>
      </w:r>
      <w:r>
        <w:t>–</w:t>
      </w:r>
      <w:r w:rsidRPr="00FB3745">
        <w:t xml:space="preserve"> действие, которое выполняется в момент выхода из данного состояния (выходное действие); Например, закрыть соединение с базой данных </w:t>
      </w:r>
      <w:r w:rsidRPr="00FB3745">
        <w:rPr>
          <w:b/>
          <w:bCs/>
        </w:rPr>
        <w:t>exit / closeConnect()</w:t>
      </w:r>
      <w:r w:rsidRPr="00FB3745">
        <w:t>;</w:t>
      </w:r>
    </w:p>
    <w:p w:rsidR="009B1FEC" w:rsidRDefault="009B1FEC" w:rsidP="00BC1B82">
      <w:pPr>
        <w:numPr>
          <w:ilvl w:val="0"/>
          <w:numId w:val="18"/>
        </w:numPr>
        <w:spacing w:line="360" w:lineRule="auto"/>
        <w:jc w:val="both"/>
      </w:pPr>
      <w:r w:rsidRPr="00FB3745">
        <w:rPr>
          <w:b/>
          <w:bCs/>
        </w:rPr>
        <w:t>do</w:t>
      </w:r>
      <w:r w:rsidRPr="00FB3745">
        <w:t xml:space="preserve"> (англ. – выполнять) </w:t>
      </w:r>
      <w:r>
        <w:t>–</w:t>
      </w:r>
      <w:r w:rsidRPr="00FB3745">
        <w:t xml:space="preserve"> выполняющаяся деятельность ("do activity") в течение всего времени, пока объект находится в данном состоянии</w:t>
      </w:r>
      <w:r>
        <w:t>.</w:t>
      </w:r>
      <w:r w:rsidRPr="00FB3745">
        <w:t xml:space="preserve"> Находясь в состоянии, объект может бездействовать и ждать наступления некоторого события, а может выполнять длительную операцию. Например, рассчитать допускаемые скорости </w:t>
      </w:r>
      <w:r w:rsidRPr="00FB3745">
        <w:rPr>
          <w:b/>
          <w:bCs/>
        </w:rPr>
        <w:t>do / calculateVdop()</w:t>
      </w:r>
      <w:r w:rsidRPr="00FB3745">
        <w:t xml:space="preserve">. Допускается указывать несколько операций в виде отдельных строк, каждая из которых начинается с метки </w:t>
      </w:r>
      <w:r w:rsidRPr="00FB3745">
        <w:rPr>
          <w:b/>
          <w:bCs/>
        </w:rPr>
        <w:t>do</w:t>
      </w:r>
      <w:r w:rsidRPr="00FB3745">
        <w:t>, или в виде одной строки, операции в которой отделены друг от друга точкой с запятой;</w:t>
      </w:r>
    </w:p>
    <w:p w:rsidR="009B1FEC" w:rsidRPr="00FB3745" w:rsidRDefault="009B1FEC" w:rsidP="00BC1B82">
      <w:pPr>
        <w:numPr>
          <w:ilvl w:val="0"/>
          <w:numId w:val="18"/>
        </w:numPr>
        <w:spacing w:line="360" w:lineRule="auto"/>
        <w:jc w:val="both"/>
      </w:pPr>
      <w:r w:rsidRPr="00FB3745">
        <w:rPr>
          <w:b/>
          <w:bCs/>
        </w:rPr>
        <w:lastRenderedPageBreak/>
        <w:t>defer</w:t>
      </w:r>
      <w:r w:rsidRPr="00FB3745">
        <w:t xml:space="preserve"> (англ. – отложить) - событие, обработка которого предписывается в другом состоянии, но после того, как все операции в текущем будут завершены. Например, отображение на экране сообщения об ошибках в исходных данных </w:t>
      </w:r>
      <w:r w:rsidRPr="00FB3745">
        <w:rPr>
          <w:b/>
          <w:bCs/>
        </w:rPr>
        <w:t>defer / showDataError()</w:t>
      </w:r>
      <w:r>
        <w:t>;</w:t>
      </w:r>
    </w:p>
    <w:p w:rsidR="009B1FEC" w:rsidRPr="00FB3745" w:rsidRDefault="009B1FEC" w:rsidP="00BC1B82">
      <w:pPr>
        <w:numPr>
          <w:ilvl w:val="0"/>
          <w:numId w:val="18"/>
        </w:numPr>
        <w:spacing w:line="360" w:lineRule="auto"/>
        <w:jc w:val="both"/>
      </w:pPr>
      <w:r w:rsidRPr="00FB3745">
        <w:t> </w:t>
      </w:r>
      <w:r w:rsidRPr="00FB3745">
        <w:rPr>
          <w:b/>
          <w:bCs/>
        </w:rPr>
        <w:t>newTarget</w:t>
      </w:r>
      <w:r w:rsidRPr="00FB3745">
        <w:t xml:space="preserve"> (англ. – новое задание) – внутренний переход, предписывающий обработку новых событий, не покидая текущего состояния. При выполнении внутреннего перехода повторно не выполняются действия при входе или выходе из состояния. Например, временная остановка (прерывание) расчета допускаемых скоростей, </w:t>
      </w:r>
      <w:r w:rsidRPr="00FB3745">
        <w:rPr>
          <w:b/>
          <w:bCs/>
        </w:rPr>
        <w:t>newTarget / pauseCalculateVdop()</w:t>
      </w:r>
      <w:r>
        <w:t>.</w:t>
      </w:r>
    </w:p>
    <w:p w:rsidR="009B1FEC" w:rsidRPr="005C7D24" w:rsidRDefault="009B1FEC" w:rsidP="005C7D24">
      <w:pPr>
        <w:spacing w:line="360" w:lineRule="auto"/>
        <w:ind w:firstLine="567"/>
        <w:jc w:val="both"/>
      </w:pPr>
      <w:r>
        <w:t xml:space="preserve">Переход между состояниями </w:t>
      </w:r>
      <w:r w:rsidRPr="005C7D24">
        <w:t xml:space="preserve">может </w:t>
      </w:r>
      <w:r>
        <w:t xml:space="preserve">быть </w:t>
      </w:r>
      <w:r w:rsidRPr="005C7D24">
        <w:t xml:space="preserve">помечен строкой текста, которая имеет следующий общий формат:   </w:t>
      </w:r>
    </w:p>
    <w:p w:rsidR="009B1FEC" w:rsidRPr="005C7D24" w:rsidRDefault="009B1FEC" w:rsidP="005C7D24">
      <w:pPr>
        <w:spacing w:line="360" w:lineRule="auto"/>
        <w:ind w:left="360"/>
        <w:jc w:val="center"/>
        <w:rPr>
          <w:i/>
          <w:iCs/>
        </w:rPr>
      </w:pPr>
      <w:r w:rsidRPr="005C7D24">
        <w:rPr>
          <w:b/>
          <w:bCs/>
          <w:i/>
          <w:iCs/>
        </w:rPr>
        <w:t>&lt;сигнатура события&gt;'['&lt;сторожевое условие&gt;']' /&lt;выражение действия&gt;</w:t>
      </w:r>
      <w:r w:rsidRPr="005C7D24">
        <w:rPr>
          <w:i/>
          <w:iCs/>
        </w:rPr>
        <w:t>.</w:t>
      </w:r>
    </w:p>
    <w:p w:rsidR="009B1FEC" w:rsidRPr="005C7D24" w:rsidRDefault="009B1FEC" w:rsidP="005C7D24">
      <w:pPr>
        <w:spacing w:line="360" w:lineRule="auto"/>
        <w:ind w:firstLine="567"/>
        <w:jc w:val="both"/>
      </w:pPr>
      <w:r w:rsidRPr="005C7D24">
        <w:t xml:space="preserve">При этом сигнатура события описывает некоторое событие с необходимыми аргументами:  </w:t>
      </w:r>
    </w:p>
    <w:p w:rsidR="009B1FEC" w:rsidRPr="005C7D24" w:rsidRDefault="009B1FEC" w:rsidP="005C7D24">
      <w:pPr>
        <w:spacing w:line="360" w:lineRule="auto"/>
        <w:ind w:left="360"/>
        <w:jc w:val="center"/>
        <w:rPr>
          <w:b/>
          <w:bCs/>
          <w:i/>
          <w:iCs/>
        </w:rPr>
      </w:pPr>
      <w:r w:rsidRPr="005C7D24">
        <w:rPr>
          <w:b/>
          <w:bCs/>
          <w:i/>
          <w:iCs/>
        </w:rPr>
        <w:t xml:space="preserve">&lt;сигнатура события&gt; это: </w:t>
      </w:r>
      <w:r w:rsidRPr="005C7D24">
        <w:rPr>
          <w:b/>
          <w:bCs/>
          <w:i/>
          <w:iCs/>
        </w:rPr>
        <w:br/>
        <w:t xml:space="preserve">&lt;имя события&gt;'('&lt;список параметров, разделенных запятыми&gt;')'. </w:t>
      </w:r>
    </w:p>
    <w:p w:rsidR="009B1FEC" w:rsidRPr="00FB3745" w:rsidRDefault="009B1FEC" w:rsidP="00FB3745">
      <w:pPr>
        <w:spacing w:line="360" w:lineRule="auto"/>
        <w:ind w:firstLine="567"/>
        <w:jc w:val="both"/>
      </w:pPr>
      <w:r>
        <w:t>На рисунке (рис. 47) представлен пример диаграммы состояний, описывающей поведение класса Проверка выполнимости услуги для бизнес процесса Запись на выполнение услуги.</w:t>
      </w:r>
    </w:p>
    <w:p w:rsidR="009B1FEC" w:rsidRDefault="00FE75A9" w:rsidP="00FA1F11">
      <w:pPr>
        <w:spacing w:after="120" w:line="360" w:lineRule="auto"/>
        <w:jc w:val="center"/>
        <w:rPr>
          <w:b/>
          <w:bCs/>
        </w:rPr>
      </w:pPr>
      <w:r>
        <w:rPr>
          <w:b/>
          <w:bCs/>
          <w:noProof/>
        </w:rPr>
        <w:drawing>
          <wp:inline distT="0" distB="0" distL="0" distR="0">
            <wp:extent cx="5892165" cy="2894330"/>
            <wp:effectExtent l="19050" t="0" r="0" b="0"/>
            <wp:docPr id="126"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pic:cNvPicPr>
                      <a:picLocks noChangeAspect="1" noChangeArrowheads="1"/>
                    </pic:cNvPicPr>
                  </pic:nvPicPr>
                  <pic:blipFill>
                    <a:blip r:embed="rId120"/>
                    <a:srcRect/>
                    <a:stretch>
                      <a:fillRect/>
                    </a:stretch>
                  </pic:blipFill>
                  <pic:spPr bwMode="auto">
                    <a:xfrm>
                      <a:off x="0" y="0"/>
                      <a:ext cx="5892165" cy="2894330"/>
                    </a:xfrm>
                    <a:prstGeom prst="rect">
                      <a:avLst/>
                    </a:prstGeom>
                    <a:noFill/>
                    <a:ln w="9525">
                      <a:noFill/>
                      <a:miter lim="800000"/>
                      <a:headEnd/>
                      <a:tailEnd/>
                    </a:ln>
                  </pic:spPr>
                </pic:pic>
              </a:graphicData>
            </a:graphic>
          </wp:inline>
        </w:drawing>
      </w:r>
    </w:p>
    <w:p w:rsidR="009B1FEC" w:rsidRDefault="009B1FEC" w:rsidP="00FA1F11">
      <w:pPr>
        <w:spacing w:after="120" w:line="360" w:lineRule="auto"/>
        <w:jc w:val="center"/>
      </w:pPr>
      <w:r w:rsidRPr="009F5EE9">
        <w:rPr>
          <w:b/>
          <w:bCs/>
        </w:rPr>
        <w:t>Рис.</w:t>
      </w:r>
      <w:r>
        <w:rPr>
          <w:b/>
          <w:bCs/>
        </w:rPr>
        <w:t>4</w:t>
      </w:r>
      <w:r w:rsidRPr="009C1FDD">
        <w:rPr>
          <w:b/>
          <w:bCs/>
        </w:rPr>
        <w:t>7</w:t>
      </w:r>
      <w:r w:rsidRPr="009F5EE9">
        <w:rPr>
          <w:b/>
          <w:bCs/>
        </w:rPr>
        <w:t>.</w:t>
      </w:r>
      <w:r>
        <w:t xml:space="preserve"> Пример диаграммы</w:t>
      </w:r>
      <w:r w:rsidRPr="003A71E6">
        <w:t xml:space="preserve"> </w:t>
      </w:r>
      <w:r>
        <w:t>состояний (</w:t>
      </w:r>
      <w:r>
        <w:rPr>
          <w:lang w:val="en-US"/>
        </w:rPr>
        <w:t>State</w:t>
      </w:r>
      <w:r>
        <w:t>) для класса Проверка выполнимости услуги</w:t>
      </w:r>
    </w:p>
    <w:p w:rsidR="009B1FEC" w:rsidRPr="00894D28" w:rsidRDefault="009B1FEC" w:rsidP="00894D28">
      <w:pPr>
        <w:spacing w:line="360" w:lineRule="auto"/>
        <w:ind w:firstLine="567"/>
        <w:jc w:val="both"/>
      </w:pPr>
      <w:r>
        <w:t xml:space="preserve">Диаграмма состояний описывает состояния конкретного класса, поэтому диаграмма располагается в пакете Class Model, как подэлемент конкретного класса, и обозначается символом </w:t>
      </w:r>
      <w:r w:rsidR="00FE75A9">
        <w:rPr>
          <w:noProof/>
        </w:rPr>
        <w:drawing>
          <wp:inline distT="0" distB="0" distL="0" distR="0">
            <wp:extent cx="191135" cy="174625"/>
            <wp:effectExtent l="1905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1"/>
                    <a:srcRect/>
                    <a:stretch>
                      <a:fillRect/>
                    </a:stretch>
                  </pic:blipFill>
                  <pic:spPr bwMode="auto">
                    <a:xfrm>
                      <a:off x="0" y="0"/>
                      <a:ext cx="191135" cy="174625"/>
                    </a:xfrm>
                    <a:prstGeom prst="rect">
                      <a:avLst/>
                    </a:prstGeom>
                    <a:noFill/>
                    <a:ln w="9525">
                      <a:noFill/>
                      <a:miter lim="800000"/>
                      <a:headEnd/>
                      <a:tailEnd/>
                    </a:ln>
                  </pic:spPr>
                </pic:pic>
              </a:graphicData>
            </a:graphic>
          </wp:inline>
        </w:drawing>
      </w:r>
      <w:r>
        <w:t>.</w:t>
      </w:r>
    </w:p>
    <w:p w:rsidR="009B1FEC" w:rsidRPr="00D35051" w:rsidRDefault="009B1FEC" w:rsidP="00BC1B82">
      <w:pPr>
        <w:pStyle w:val="2"/>
        <w:numPr>
          <w:ilvl w:val="1"/>
          <w:numId w:val="15"/>
        </w:numPr>
      </w:pPr>
      <w:bookmarkStart w:id="16" w:name="_Toc493076461"/>
      <w:r w:rsidRPr="00D35051">
        <w:lastRenderedPageBreak/>
        <w:t>Component Model</w:t>
      </w:r>
      <w:bookmarkEnd w:id="16"/>
    </w:p>
    <w:p w:rsidR="009B1FEC" w:rsidRPr="001A1C22" w:rsidRDefault="009B1FEC" w:rsidP="001A1C22">
      <w:pPr>
        <w:spacing w:line="360" w:lineRule="auto"/>
        <w:ind w:firstLine="567"/>
        <w:jc w:val="both"/>
      </w:pPr>
      <w:r>
        <w:t>Следующие рассматриваемые диаграммы, диаграммы компонентов</w:t>
      </w:r>
      <w:r w:rsidRPr="001A1C22">
        <w:t xml:space="preserve"> (</w:t>
      </w:r>
      <w:r>
        <w:t>Component</w:t>
      </w:r>
      <w:r w:rsidRPr="001A1C22">
        <w:t>)</w:t>
      </w:r>
      <w:r>
        <w:t xml:space="preserve"> и развертывания</w:t>
      </w:r>
      <w:r w:rsidRPr="001A1C22">
        <w:t xml:space="preserve"> (</w:t>
      </w:r>
      <w:r>
        <w:rPr>
          <w:lang w:val="en-US"/>
        </w:rPr>
        <w:t>Deployment</w:t>
      </w:r>
      <w:r w:rsidRPr="001A1C22">
        <w:t>)</w:t>
      </w:r>
      <w:r>
        <w:t>, относятся к д</w:t>
      </w:r>
      <w:r w:rsidRPr="001A1C22">
        <w:t>иаграмм</w:t>
      </w:r>
      <w:r>
        <w:t>ам</w:t>
      </w:r>
      <w:r w:rsidRPr="001A1C22">
        <w:t xml:space="preserve"> реализации (implementation diagrams) </w:t>
      </w:r>
      <w:r>
        <w:t>создаваемой программной системы.</w:t>
      </w:r>
    </w:p>
    <w:p w:rsidR="009B1FEC" w:rsidRPr="001A1C22" w:rsidRDefault="009B1FEC" w:rsidP="001A1C22">
      <w:pPr>
        <w:spacing w:line="360" w:lineRule="auto"/>
        <w:ind w:firstLine="567"/>
        <w:jc w:val="both"/>
      </w:pPr>
      <w:r w:rsidRPr="001A1C22">
        <w:t xml:space="preserve">Диаграмма компонентов описывает особенности физического представления системы, определяет </w:t>
      </w:r>
      <w:r w:rsidRPr="001A1C22">
        <w:rPr>
          <w:u w:val="single"/>
        </w:rPr>
        <w:t>архитектуру</w:t>
      </w:r>
      <w:r w:rsidRPr="001A1C22">
        <w:t xml:space="preserve"> разрабатываемой системы, установив зависимости между программными компонентами, в роли которых может выступать исходный  и исполняемый код. </w:t>
      </w:r>
    </w:p>
    <w:p w:rsidR="009B1FEC" w:rsidRPr="00954289" w:rsidRDefault="009B1FEC" w:rsidP="00954289">
      <w:pPr>
        <w:spacing w:line="360" w:lineRule="auto"/>
        <w:ind w:firstLine="567"/>
        <w:jc w:val="both"/>
      </w:pPr>
      <w:r w:rsidRPr="001A1C22">
        <w:t xml:space="preserve">Основными графическими элементами диаграммы компонентов являются </w:t>
      </w:r>
      <w:r w:rsidRPr="001A1C22">
        <w:rPr>
          <w:u w:val="single"/>
        </w:rPr>
        <w:t xml:space="preserve">компоненты, интерфейсы и зависимости между ними (табл. </w:t>
      </w:r>
      <w:r w:rsidRPr="009C1FDD">
        <w:rPr>
          <w:u w:val="single"/>
        </w:rPr>
        <w:t>10</w:t>
      </w:r>
      <w:r w:rsidRPr="001A1C22">
        <w:rPr>
          <w:u w:val="single"/>
        </w:rPr>
        <w:t>)</w:t>
      </w:r>
      <w:r w:rsidRPr="001A1C22">
        <w:t xml:space="preserve">. </w:t>
      </w:r>
      <w:r w:rsidRPr="00954289">
        <w:t xml:space="preserve">Для построения диаграммы используется инструменты панели </w:t>
      </w:r>
      <w:r>
        <w:rPr>
          <w:lang w:val="en-US"/>
        </w:rPr>
        <w:t>Component</w:t>
      </w:r>
      <w:r w:rsidRPr="00063218">
        <w:t xml:space="preserve"> (</w:t>
      </w:r>
      <w:r>
        <w:t>рис. 4</w:t>
      </w:r>
      <w:r w:rsidRPr="009C1FDD">
        <w:t>8</w:t>
      </w:r>
      <w:r w:rsidRPr="00063218">
        <w:t>)</w:t>
      </w:r>
      <w:r>
        <w:t>.</w:t>
      </w:r>
    </w:p>
    <w:p w:rsidR="009B1FEC" w:rsidRPr="009C1FDD" w:rsidRDefault="009B1FEC" w:rsidP="00BB4433">
      <w:pPr>
        <w:spacing w:before="120" w:line="360" w:lineRule="auto"/>
        <w:ind w:firstLine="567"/>
        <w:jc w:val="center"/>
      </w:pPr>
      <w:r w:rsidRPr="006F7F17">
        <w:rPr>
          <w:b/>
          <w:bCs/>
        </w:rPr>
        <w:t xml:space="preserve">Таблица </w:t>
      </w:r>
      <w:r w:rsidRPr="009C1FDD">
        <w:rPr>
          <w:b/>
          <w:bCs/>
        </w:rPr>
        <w:t>10</w:t>
      </w:r>
      <w:r w:rsidRPr="006F7F17">
        <w:rPr>
          <w:b/>
          <w:bCs/>
        </w:rPr>
        <w:t>.</w:t>
      </w:r>
      <w:r>
        <w:t xml:space="preserve"> Элементы модели </w:t>
      </w:r>
      <w:r>
        <w:rPr>
          <w:lang w:val="en-US"/>
        </w:rPr>
        <w:t>Component</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784"/>
        <w:gridCol w:w="4785"/>
      </w:tblGrid>
      <w:tr w:rsidR="009B1FEC" w:rsidRPr="006F7F17">
        <w:tc>
          <w:tcPr>
            <w:tcW w:w="4785" w:type="dxa"/>
          </w:tcPr>
          <w:p w:rsidR="009B1FEC" w:rsidRPr="00E269C1" w:rsidRDefault="009B1FEC" w:rsidP="00E269C1">
            <w:pPr>
              <w:spacing w:line="360" w:lineRule="auto"/>
              <w:ind w:firstLine="567"/>
              <w:jc w:val="center"/>
              <w:rPr>
                <w:b/>
                <w:bCs/>
              </w:rPr>
            </w:pPr>
            <w:r w:rsidRPr="00E269C1">
              <w:rPr>
                <w:b/>
                <w:bCs/>
              </w:rPr>
              <w:t>Графический символ элемента модели</w:t>
            </w:r>
          </w:p>
        </w:tc>
        <w:tc>
          <w:tcPr>
            <w:tcW w:w="4786" w:type="dxa"/>
          </w:tcPr>
          <w:p w:rsidR="009B1FEC" w:rsidRPr="00E269C1" w:rsidRDefault="009B1FEC" w:rsidP="00E269C1">
            <w:pPr>
              <w:spacing w:line="360" w:lineRule="auto"/>
              <w:ind w:firstLine="567"/>
              <w:jc w:val="center"/>
              <w:rPr>
                <w:b/>
                <w:bCs/>
              </w:rPr>
            </w:pPr>
            <w:r w:rsidRPr="00E269C1">
              <w:rPr>
                <w:b/>
                <w:bCs/>
              </w:rPr>
              <w:t>Описание</w:t>
            </w:r>
          </w:p>
        </w:tc>
      </w:tr>
      <w:tr w:rsidR="009B1FEC">
        <w:tc>
          <w:tcPr>
            <w:tcW w:w="4785" w:type="dxa"/>
          </w:tcPr>
          <w:p w:rsidR="009B1FEC" w:rsidRDefault="00FE75A9" w:rsidP="00E269C1">
            <w:pPr>
              <w:spacing w:line="360" w:lineRule="auto"/>
              <w:ind w:firstLine="567"/>
              <w:jc w:val="both"/>
            </w:pPr>
            <w:r>
              <w:rPr>
                <w:noProof/>
              </w:rPr>
              <w:drawing>
                <wp:inline distT="0" distB="0" distL="0" distR="0">
                  <wp:extent cx="1526540" cy="1144905"/>
                  <wp:effectExtent l="1905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2"/>
                          <a:srcRect/>
                          <a:stretch>
                            <a:fillRect/>
                          </a:stretch>
                        </pic:blipFill>
                        <pic:spPr bwMode="auto">
                          <a:xfrm>
                            <a:off x="0" y="0"/>
                            <a:ext cx="1526540" cy="1144905"/>
                          </a:xfrm>
                          <a:prstGeom prst="rect">
                            <a:avLst/>
                          </a:prstGeom>
                          <a:noFill/>
                          <a:ln w="9525">
                            <a:noFill/>
                            <a:miter lim="800000"/>
                            <a:headEnd/>
                            <a:tailEnd/>
                          </a:ln>
                        </pic:spPr>
                      </pic:pic>
                    </a:graphicData>
                  </a:graphic>
                </wp:inline>
              </w:drawing>
            </w:r>
          </w:p>
        </w:tc>
        <w:tc>
          <w:tcPr>
            <w:tcW w:w="4786" w:type="dxa"/>
          </w:tcPr>
          <w:p w:rsidR="009B1FEC" w:rsidRPr="00C2383F" w:rsidRDefault="009B1FEC" w:rsidP="00E269C1">
            <w:pPr>
              <w:spacing w:line="360" w:lineRule="auto"/>
              <w:ind w:firstLine="567"/>
              <w:jc w:val="both"/>
            </w:pPr>
            <w:r w:rsidRPr="00E269C1">
              <w:rPr>
                <w:lang w:val="en-US"/>
              </w:rPr>
              <w:t>Component</w:t>
            </w:r>
            <w:r w:rsidRPr="00C2383F">
              <w:t>. С</w:t>
            </w:r>
            <w:r>
              <w:t xml:space="preserve">имвол описания </w:t>
            </w:r>
            <w:r w:rsidRPr="00E269C1">
              <w:rPr>
                <w:lang w:val="en-US"/>
              </w:rPr>
              <w:t>компонента</w:t>
            </w:r>
            <w:r w:rsidRPr="00C2383F">
              <w:t>.</w:t>
            </w:r>
          </w:p>
        </w:tc>
      </w:tr>
      <w:tr w:rsidR="009B1FEC">
        <w:tc>
          <w:tcPr>
            <w:tcW w:w="4785" w:type="dxa"/>
          </w:tcPr>
          <w:p w:rsidR="009B1FEC" w:rsidRDefault="00FE75A9" w:rsidP="00E269C1">
            <w:pPr>
              <w:spacing w:line="360" w:lineRule="auto"/>
              <w:ind w:firstLine="567"/>
              <w:jc w:val="both"/>
              <w:rPr>
                <w:noProof/>
              </w:rPr>
            </w:pPr>
            <w:r>
              <w:rPr>
                <w:noProof/>
              </w:rPr>
              <w:drawing>
                <wp:inline distT="0" distB="0" distL="0" distR="0">
                  <wp:extent cx="1717675" cy="1336040"/>
                  <wp:effectExtent l="1905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3"/>
                          <a:srcRect/>
                          <a:stretch>
                            <a:fillRect/>
                          </a:stretch>
                        </pic:blipFill>
                        <pic:spPr bwMode="auto">
                          <a:xfrm>
                            <a:off x="0" y="0"/>
                            <a:ext cx="1717675" cy="1336040"/>
                          </a:xfrm>
                          <a:prstGeom prst="rect">
                            <a:avLst/>
                          </a:prstGeom>
                          <a:noFill/>
                          <a:ln w="9525">
                            <a:noFill/>
                            <a:miter lim="800000"/>
                            <a:headEnd/>
                            <a:tailEnd/>
                          </a:ln>
                        </pic:spPr>
                      </pic:pic>
                    </a:graphicData>
                  </a:graphic>
                </wp:inline>
              </w:drawing>
            </w:r>
          </w:p>
        </w:tc>
        <w:tc>
          <w:tcPr>
            <w:tcW w:w="4786" w:type="dxa"/>
          </w:tcPr>
          <w:p w:rsidR="009B1FEC" w:rsidRPr="009B0BFA" w:rsidRDefault="009B1FEC" w:rsidP="00E269C1">
            <w:pPr>
              <w:spacing w:line="360" w:lineRule="auto"/>
              <w:ind w:firstLine="567"/>
              <w:jc w:val="both"/>
            </w:pPr>
            <w:r w:rsidRPr="00C2383F">
              <w:t>С</w:t>
            </w:r>
            <w:r>
              <w:t xml:space="preserve">имвол описания </w:t>
            </w:r>
            <w:r w:rsidRPr="009B0BFA">
              <w:t>компонента</w:t>
            </w:r>
            <w:r>
              <w:t>, имеющего вложение</w:t>
            </w:r>
            <w:r w:rsidRPr="00C2383F">
              <w:t>.</w:t>
            </w:r>
          </w:p>
        </w:tc>
      </w:tr>
    </w:tbl>
    <w:p w:rsidR="009B1FEC" w:rsidRPr="001A1C22" w:rsidRDefault="009B1FEC" w:rsidP="001A1C22">
      <w:pPr>
        <w:spacing w:line="360" w:lineRule="auto"/>
        <w:ind w:firstLine="567"/>
        <w:jc w:val="both"/>
      </w:pPr>
    </w:p>
    <w:p w:rsidR="009B1FEC" w:rsidRDefault="00FE75A9" w:rsidP="00954289">
      <w:pPr>
        <w:spacing w:line="360" w:lineRule="auto"/>
        <w:jc w:val="center"/>
        <w:rPr>
          <w:lang w:val="en-US"/>
        </w:rPr>
      </w:pPr>
      <w:r>
        <w:rPr>
          <w:noProof/>
        </w:rPr>
        <w:lastRenderedPageBreak/>
        <w:drawing>
          <wp:inline distT="0" distB="0" distL="0" distR="0">
            <wp:extent cx="1288415" cy="2838450"/>
            <wp:effectExtent l="19050" t="0" r="6985" b="0"/>
            <wp:docPr id="130"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124"/>
                    <a:srcRect/>
                    <a:stretch>
                      <a:fillRect/>
                    </a:stretch>
                  </pic:blipFill>
                  <pic:spPr bwMode="auto">
                    <a:xfrm>
                      <a:off x="0" y="0"/>
                      <a:ext cx="1288415" cy="2838450"/>
                    </a:xfrm>
                    <a:prstGeom prst="rect">
                      <a:avLst/>
                    </a:prstGeom>
                    <a:noFill/>
                    <a:ln w="9525">
                      <a:noFill/>
                      <a:miter lim="800000"/>
                      <a:headEnd/>
                      <a:tailEnd/>
                    </a:ln>
                  </pic:spPr>
                </pic:pic>
              </a:graphicData>
            </a:graphic>
          </wp:inline>
        </w:drawing>
      </w:r>
    </w:p>
    <w:p w:rsidR="009B1FEC" w:rsidRDefault="009B1FEC" w:rsidP="00954289">
      <w:pPr>
        <w:spacing w:after="120" w:line="360" w:lineRule="auto"/>
        <w:jc w:val="center"/>
      </w:pPr>
      <w:r w:rsidRPr="00DC4867">
        <w:rPr>
          <w:b/>
          <w:bCs/>
        </w:rPr>
        <w:t xml:space="preserve">Рис. </w:t>
      </w:r>
      <w:r>
        <w:rPr>
          <w:b/>
          <w:bCs/>
        </w:rPr>
        <w:t>4</w:t>
      </w:r>
      <w:r w:rsidRPr="009C1FDD">
        <w:rPr>
          <w:b/>
          <w:bCs/>
        </w:rPr>
        <w:t>8</w:t>
      </w:r>
      <w:r w:rsidRPr="00DC4867">
        <w:rPr>
          <w:b/>
          <w:bCs/>
        </w:rPr>
        <w:t>.</w:t>
      </w:r>
      <w:r>
        <w:t xml:space="preserve"> Инструменты панели </w:t>
      </w:r>
      <w:r>
        <w:rPr>
          <w:lang w:val="en-US"/>
        </w:rPr>
        <w:t>Component</w:t>
      </w:r>
      <w:r>
        <w:t xml:space="preserve"> </w:t>
      </w:r>
    </w:p>
    <w:p w:rsidR="009B1FEC" w:rsidRDefault="009B1FEC" w:rsidP="004A46C9">
      <w:pPr>
        <w:spacing w:line="360" w:lineRule="auto"/>
        <w:ind w:firstLine="567"/>
        <w:jc w:val="both"/>
      </w:pPr>
      <w:r w:rsidRPr="004A46C9">
        <w:t xml:space="preserve">Поскольку компонент представляет отдельный модуль кода, иногда его комментируют с указанием дополнительных графических символов, иллюстрирующих конкретные особенности его реализации. </w:t>
      </w:r>
    </w:p>
    <w:p w:rsidR="009B1FEC" w:rsidRPr="004A46C9" w:rsidRDefault="00FE75A9" w:rsidP="004A46C9">
      <w:pPr>
        <w:spacing w:line="360" w:lineRule="auto"/>
        <w:jc w:val="center"/>
      </w:pPr>
      <w:r>
        <w:rPr>
          <w:noProof/>
        </w:rPr>
        <w:drawing>
          <wp:inline distT="0" distB="0" distL="0" distR="0">
            <wp:extent cx="4039235" cy="1415415"/>
            <wp:effectExtent l="19050" t="0" r="0" b="0"/>
            <wp:docPr id="131" name="Рисунок 131" descr="http://www.sciyouth.ru/elbibl/2011_12_uch_year/2_kurs_magistratura/Proektirovanie_inf_system/%D0%9B%D0%B5%D0%BE%D0%BD%D0%B5%D0%BD%D0%BA%D0%BE%D0%B2%20UML/gl10_files/gl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www.sciyouth.ru/elbibl/2011_12_uch_year/2_kurs_magistratura/Proektirovanie_inf_system/%D0%9B%D0%B5%D0%BE%D0%BD%D0%B5%D0%BD%D0%BA%D0%BE%D0%B2%20UML/gl10_files/gl10-2.jpg"/>
                    <pic:cNvPicPr>
                      <a:picLocks noChangeAspect="1" noChangeArrowheads="1"/>
                    </pic:cNvPicPr>
                  </pic:nvPicPr>
                  <pic:blipFill>
                    <a:blip r:embed="rId125"/>
                    <a:srcRect/>
                    <a:stretch>
                      <a:fillRect/>
                    </a:stretch>
                  </pic:blipFill>
                  <pic:spPr bwMode="auto">
                    <a:xfrm>
                      <a:off x="0" y="0"/>
                      <a:ext cx="4039235" cy="1415415"/>
                    </a:xfrm>
                    <a:prstGeom prst="rect">
                      <a:avLst/>
                    </a:prstGeom>
                    <a:noFill/>
                    <a:ln w="9525">
                      <a:noFill/>
                      <a:miter lim="800000"/>
                      <a:headEnd/>
                      <a:tailEnd/>
                    </a:ln>
                  </pic:spPr>
                </pic:pic>
              </a:graphicData>
            </a:graphic>
          </wp:inline>
        </w:drawing>
      </w:r>
    </w:p>
    <w:p w:rsidR="009B1FEC" w:rsidRPr="004A46C9" w:rsidRDefault="009B1FEC" w:rsidP="004A46C9">
      <w:pPr>
        <w:spacing w:line="360" w:lineRule="auto"/>
        <w:ind w:firstLine="567"/>
        <w:jc w:val="both"/>
      </w:pPr>
      <w:r w:rsidRPr="004A46C9">
        <w:t>Эти дополнительные обозначения для примечаний не специфицированы в языке UML. Однако их применение упрощает понимание диаграммы компонентов, существенно повышая наглядность физического представления.</w:t>
      </w:r>
    </w:p>
    <w:p w:rsidR="009B1FEC" w:rsidRPr="004A46C9" w:rsidRDefault="009B1FEC" w:rsidP="004A46C9">
      <w:pPr>
        <w:spacing w:line="360" w:lineRule="auto"/>
        <w:ind w:firstLine="567"/>
        <w:jc w:val="both"/>
      </w:pPr>
      <w:r w:rsidRPr="004A46C9">
        <w:t>В языке UM</w:t>
      </w:r>
      <w:r>
        <w:t>L выделяют три вида компонентов:</w:t>
      </w:r>
    </w:p>
    <w:p w:rsidR="009B1FEC" w:rsidRPr="004A46C9" w:rsidRDefault="009B1FEC" w:rsidP="00BC1B82">
      <w:pPr>
        <w:pStyle w:val="ae"/>
        <w:numPr>
          <w:ilvl w:val="0"/>
          <w:numId w:val="12"/>
        </w:numPr>
        <w:spacing w:line="360" w:lineRule="auto"/>
        <w:jc w:val="both"/>
        <w:rPr>
          <w:rFonts w:ascii="Times New Roman" w:hAnsi="Times New Roman" w:cs="Times New Roman"/>
          <w:sz w:val="24"/>
          <w:szCs w:val="24"/>
        </w:rPr>
      </w:pPr>
      <w:r w:rsidRPr="004A46C9">
        <w:rPr>
          <w:rFonts w:ascii="Times New Roman" w:hAnsi="Times New Roman" w:cs="Times New Roman"/>
          <w:sz w:val="24"/>
          <w:szCs w:val="24"/>
        </w:rPr>
        <w:t>компоненты развертывания, которые обеспечивают непосредственное выполнение системой своих функций: динамически библиотеки с расширением dll , Web-страницы с расширением html и файлы справки с расширением hlр .</w:t>
      </w:r>
    </w:p>
    <w:p w:rsidR="009B1FEC" w:rsidRPr="004A46C9" w:rsidRDefault="009B1FEC" w:rsidP="00BC1B82">
      <w:pPr>
        <w:pStyle w:val="ae"/>
        <w:numPr>
          <w:ilvl w:val="0"/>
          <w:numId w:val="12"/>
        </w:numPr>
        <w:spacing w:line="360" w:lineRule="auto"/>
        <w:jc w:val="both"/>
        <w:rPr>
          <w:rFonts w:ascii="Times New Roman" w:hAnsi="Times New Roman" w:cs="Times New Roman"/>
          <w:sz w:val="24"/>
          <w:szCs w:val="24"/>
        </w:rPr>
      </w:pPr>
      <w:r w:rsidRPr="004A46C9">
        <w:rPr>
          <w:rFonts w:ascii="Times New Roman" w:hAnsi="Times New Roman" w:cs="Times New Roman"/>
          <w:sz w:val="24"/>
          <w:szCs w:val="24"/>
        </w:rPr>
        <w:t xml:space="preserve">компоненты-рабочие продукты: файлы с исходными текстами программ; </w:t>
      </w:r>
    </w:p>
    <w:p w:rsidR="009B1FEC" w:rsidRPr="004A46C9" w:rsidRDefault="009B1FEC" w:rsidP="00BC1B82">
      <w:pPr>
        <w:pStyle w:val="ae"/>
        <w:numPr>
          <w:ilvl w:val="0"/>
          <w:numId w:val="12"/>
        </w:numPr>
        <w:spacing w:line="360" w:lineRule="auto"/>
        <w:jc w:val="both"/>
        <w:rPr>
          <w:rFonts w:ascii="Times New Roman" w:hAnsi="Times New Roman" w:cs="Times New Roman"/>
          <w:sz w:val="24"/>
          <w:szCs w:val="24"/>
        </w:rPr>
      </w:pPr>
      <w:r w:rsidRPr="004A46C9">
        <w:rPr>
          <w:rFonts w:ascii="Times New Roman" w:hAnsi="Times New Roman" w:cs="Times New Roman"/>
          <w:sz w:val="24"/>
          <w:szCs w:val="24"/>
        </w:rPr>
        <w:t xml:space="preserve">компоненты исполнения: файлы с расширением ехе. </w:t>
      </w:r>
    </w:p>
    <w:p w:rsidR="009B1FEC" w:rsidRPr="004A46C9" w:rsidRDefault="009B1FEC" w:rsidP="004A46C9">
      <w:pPr>
        <w:spacing w:line="360" w:lineRule="auto"/>
        <w:ind w:firstLine="567"/>
        <w:jc w:val="both"/>
      </w:pPr>
      <w:r w:rsidRPr="004A46C9">
        <w:lastRenderedPageBreak/>
        <w:t>Другой способ спецификации различных видов компонентов — явное указание стереотипа компонента перед его именем. В языке UML для компонентов определены следующие стереотипы:</w:t>
      </w:r>
    </w:p>
    <w:p w:rsidR="009B1FEC" w:rsidRPr="004A46C9" w:rsidRDefault="009B1FEC" w:rsidP="00BC1B82">
      <w:pPr>
        <w:pStyle w:val="ae"/>
        <w:numPr>
          <w:ilvl w:val="0"/>
          <w:numId w:val="12"/>
        </w:numPr>
        <w:spacing w:line="360" w:lineRule="auto"/>
        <w:jc w:val="both"/>
        <w:rPr>
          <w:rFonts w:ascii="Times New Roman" w:hAnsi="Times New Roman" w:cs="Times New Roman"/>
          <w:sz w:val="24"/>
          <w:szCs w:val="24"/>
        </w:rPr>
      </w:pPr>
      <w:r w:rsidRPr="004A46C9">
        <w:rPr>
          <w:rFonts w:ascii="Times New Roman" w:hAnsi="Times New Roman" w:cs="Times New Roman"/>
          <w:b/>
          <w:bCs/>
          <w:sz w:val="24"/>
          <w:szCs w:val="24"/>
        </w:rPr>
        <w:t>Библиотека</w:t>
      </w:r>
      <w:r w:rsidRPr="004A46C9">
        <w:rPr>
          <w:rFonts w:ascii="Times New Roman" w:hAnsi="Times New Roman" w:cs="Times New Roman"/>
          <w:sz w:val="24"/>
          <w:szCs w:val="24"/>
        </w:rPr>
        <w:t xml:space="preserve"> (library) — представляется в форме динамической или статической библиотеки.</w:t>
      </w:r>
    </w:p>
    <w:p w:rsidR="009B1FEC" w:rsidRPr="004A46C9" w:rsidRDefault="009B1FEC" w:rsidP="00BC1B82">
      <w:pPr>
        <w:pStyle w:val="ae"/>
        <w:numPr>
          <w:ilvl w:val="0"/>
          <w:numId w:val="12"/>
        </w:numPr>
        <w:spacing w:line="360" w:lineRule="auto"/>
        <w:jc w:val="both"/>
        <w:rPr>
          <w:rFonts w:ascii="Times New Roman" w:hAnsi="Times New Roman" w:cs="Times New Roman"/>
          <w:sz w:val="24"/>
          <w:szCs w:val="24"/>
        </w:rPr>
      </w:pPr>
      <w:r w:rsidRPr="004A46C9">
        <w:rPr>
          <w:rFonts w:ascii="Times New Roman" w:hAnsi="Times New Roman" w:cs="Times New Roman"/>
          <w:b/>
          <w:bCs/>
          <w:sz w:val="24"/>
          <w:szCs w:val="24"/>
        </w:rPr>
        <w:t>Таблица</w:t>
      </w:r>
      <w:r w:rsidRPr="004A46C9">
        <w:rPr>
          <w:rFonts w:ascii="Times New Roman" w:hAnsi="Times New Roman" w:cs="Times New Roman"/>
          <w:sz w:val="24"/>
          <w:szCs w:val="24"/>
        </w:rPr>
        <w:t xml:space="preserve"> (table) — представляется в форме таблицы базы данных.</w:t>
      </w:r>
    </w:p>
    <w:p w:rsidR="009B1FEC" w:rsidRPr="004A46C9" w:rsidRDefault="009B1FEC" w:rsidP="00BC1B82">
      <w:pPr>
        <w:pStyle w:val="ae"/>
        <w:numPr>
          <w:ilvl w:val="0"/>
          <w:numId w:val="12"/>
        </w:numPr>
        <w:spacing w:line="360" w:lineRule="auto"/>
        <w:jc w:val="both"/>
        <w:rPr>
          <w:rFonts w:ascii="Times New Roman" w:hAnsi="Times New Roman" w:cs="Times New Roman"/>
          <w:sz w:val="24"/>
          <w:szCs w:val="24"/>
        </w:rPr>
      </w:pPr>
      <w:r w:rsidRPr="004A46C9">
        <w:rPr>
          <w:rFonts w:ascii="Times New Roman" w:hAnsi="Times New Roman" w:cs="Times New Roman"/>
          <w:b/>
          <w:bCs/>
          <w:sz w:val="24"/>
          <w:szCs w:val="24"/>
        </w:rPr>
        <w:t>Файл</w:t>
      </w:r>
      <w:r w:rsidRPr="004A46C9">
        <w:rPr>
          <w:rFonts w:ascii="Times New Roman" w:hAnsi="Times New Roman" w:cs="Times New Roman"/>
          <w:sz w:val="24"/>
          <w:szCs w:val="24"/>
        </w:rPr>
        <w:t xml:space="preserve"> (file) — представляется в виде файлов с исходными текстами программ.</w:t>
      </w:r>
    </w:p>
    <w:p w:rsidR="009B1FEC" w:rsidRPr="004A46C9" w:rsidRDefault="009B1FEC" w:rsidP="00BC1B82">
      <w:pPr>
        <w:pStyle w:val="ae"/>
        <w:numPr>
          <w:ilvl w:val="0"/>
          <w:numId w:val="12"/>
        </w:numPr>
        <w:spacing w:line="360" w:lineRule="auto"/>
        <w:jc w:val="both"/>
        <w:rPr>
          <w:rFonts w:ascii="Times New Roman" w:hAnsi="Times New Roman" w:cs="Times New Roman"/>
          <w:sz w:val="24"/>
          <w:szCs w:val="24"/>
        </w:rPr>
      </w:pPr>
      <w:r w:rsidRPr="004A46C9">
        <w:rPr>
          <w:rFonts w:ascii="Times New Roman" w:hAnsi="Times New Roman" w:cs="Times New Roman"/>
          <w:b/>
          <w:bCs/>
          <w:sz w:val="24"/>
          <w:szCs w:val="24"/>
        </w:rPr>
        <w:t>Документ</w:t>
      </w:r>
      <w:r w:rsidRPr="004A46C9">
        <w:rPr>
          <w:rFonts w:ascii="Times New Roman" w:hAnsi="Times New Roman" w:cs="Times New Roman"/>
          <w:sz w:val="24"/>
          <w:szCs w:val="24"/>
        </w:rPr>
        <w:t xml:space="preserve"> (document) — представляется в форме документа.</w:t>
      </w:r>
    </w:p>
    <w:p w:rsidR="009B1FEC" w:rsidRPr="004A46C9" w:rsidRDefault="009B1FEC" w:rsidP="00BC1B82">
      <w:pPr>
        <w:pStyle w:val="ae"/>
        <w:numPr>
          <w:ilvl w:val="0"/>
          <w:numId w:val="12"/>
        </w:numPr>
        <w:spacing w:after="0" w:line="360" w:lineRule="auto"/>
        <w:ind w:left="1281" w:hanging="357"/>
        <w:jc w:val="both"/>
        <w:rPr>
          <w:rFonts w:ascii="Times New Roman" w:hAnsi="Times New Roman" w:cs="Times New Roman"/>
          <w:sz w:val="24"/>
          <w:szCs w:val="24"/>
        </w:rPr>
      </w:pPr>
      <w:r w:rsidRPr="004A46C9">
        <w:rPr>
          <w:rFonts w:ascii="Times New Roman" w:hAnsi="Times New Roman" w:cs="Times New Roman"/>
          <w:b/>
          <w:bCs/>
          <w:sz w:val="24"/>
          <w:szCs w:val="24"/>
        </w:rPr>
        <w:t>Исполнимый</w:t>
      </w:r>
      <w:r w:rsidRPr="004A46C9">
        <w:rPr>
          <w:rFonts w:ascii="Times New Roman" w:hAnsi="Times New Roman" w:cs="Times New Roman"/>
          <w:sz w:val="24"/>
          <w:szCs w:val="24"/>
        </w:rPr>
        <w:t xml:space="preserve"> (executable) — компонент, который может исполняться в узле.</w:t>
      </w:r>
    </w:p>
    <w:p w:rsidR="009B1FEC" w:rsidRPr="001A1C22" w:rsidRDefault="009B1FEC" w:rsidP="009B0BFA">
      <w:pPr>
        <w:spacing w:line="360" w:lineRule="auto"/>
        <w:ind w:firstLine="567"/>
        <w:jc w:val="both"/>
      </w:pPr>
      <w:r>
        <w:t>Пример диаграммы компонентов приведем на рисунке (рис. 4</w:t>
      </w:r>
      <w:r w:rsidRPr="00FE66FA">
        <w:t>9</w:t>
      </w:r>
      <w:r>
        <w:t>).</w:t>
      </w:r>
    </w:p>
    <w:p w:rsidR="009B1FEC" w:rsidRPr="001A1C22" w:rsidRDefault="00FE75A9" w:rsidP="0007269B">
      <w:pPr>
        <w:spacing w:line="360" w:lineRule="auto"/>
        <w:jc w:val="center"/>
        <w:rPr>
          <w:lang w:val="en-US"/>
        </w:rPr>
      </w:pPr>
      <w:r>
        <w:rPr>
          <w:noProof/>
        </w:rPr>
        <w:drawing>
          <wp:inline distT="0" distB="0" distL="0" distR="0">
            <wp:extent cx="5422900" cy="4293870"/>
            <wp:effectExtent l="19050" t="0" r="635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26"/>
                    <a:srcRect/>
                    <a:stretch>
                      <a:fillRect/>
                    </a:stretch>
                  </pic:blipFill>
                  <pic:spPr bwMode="auto">
                    <a:xfrm>
                      <a:off x="0" y="0"/>
                      <a:ext cx="5422900" cy="4293870"/>
                    </a:xfrm>
                    <a:prstGeom prst="rect">
                      <a:avLst/>
                    </a:prstGeom>
                    <a:noFill/>
                    <a:ln w="9525">
                      <a:noFill/>
                      <a:miter lim="800000"/>
                      <a:headEnd/>
                      <a:tailEnd/>
                    </a:ln>
                  </pic:spPr>
                </pic:pic>
              </a:graphicData>
            </a:graphic>
          </wp:inline>
        </w:drawing>
      </w:r>
    </w:p>
    <w:p w:rsidR="009B1FEC" w:rsidRDefault="009B1FEC" w:rsidP="001A1C22">
      <w:pPr>
        <w:spacing w:after="120" w:line="360" w:lineRule="auto"/>
        <w:jc w:val="center"/>
      </w:pPr>
      <w:r w:rsidRPr="00DC4867">
        <w:rPr>
          <w:b/>
          <w:bCs/>
        </w:rPr>
        <w:t xml:space="preserve">Рис. </w:t>
      </w:r>
      <w:r>
        <w:rPr>
          <w:b/>
          <w:bCs/>
        </w:rPr>
        <w:t>4</w:t>
      </w:r>
      <w:r>
        <w:rPr>
          <w:b/>
          <w:bCs/>
          <w:lang w:val="en-US"/>
        </w:rPr>
        <w:t>9</w:t>
      </w:r>
      <w:r w:rsidRPr="00DC4867">
        <w:rPr>
          <w:b/>
          <w:bCs/>
        </w:rPr>
        <w:t>.</w:t>
      </w:r>
      <w:r>
        <w:t xml:space="preserve"> </w:t>
      </w:r>
      <w:r w:rsidRPr="001A1C22">
        <w:t>П</w:t>
      </w:r>
      <w:r>
        <w:t>ример диаграммы компонентов</w:t>
      </w:r>
    </w:p>
    <w:p w:rsidR="009B1FEC" w:rsidRPr="00D35051" w:rsidRDefault="009B1FEC" w:rsidP="00BC1B82">
      <w:pPr>
        <w:pStyle w:val="2"/>
        <w:numPr>
          <w:ilvl w:val="1"/>
          <w:numId w:val="15"/>
        </w:numPr>
      </w:pPr>
      <w:bookmarkStart w:id="17" w:name="_Toc493076462"/>
      <w:r w:rsidRPr="00D35051">
        <w:t>Deployment Model</w:t>
      </w:r>
      <w:bookmarkEnd w:id="17"/>
    </w:p>
    <w:p w:rsidR="009B1FEC" w:rsidRDefault="009B1FEC" w:rsidP="0007269B">
      <w:pPr>
        <w:spacing w:line="360" w:lineRule="auto"/>
        <w:jc w:val="center"/>
      </w:pPr>
    </w:p>
    <w:p w:rsidR="009B1FEC" w:rsidRPr="00657F47" w:rsidRDefault="009B1FEC" w:rsidP="00657F47">
      <w:pPr>
        <w:spacing w:after="120" w:line="360" w:lineRule="auto"/>
        <w:ind w:firstLine="567"/>
        <w:jc w:val="both"/>
      </w:pPr>
      <w:r w:rsidRPr="00657F47">
        <w:lastRenderedPageBreak/>
        <w:t xml:space="preserve">Если разрабатывается простая программа, которая может выполняться локально на компьютере пользователя, не задействуя никаких периферийных устройств и ресурсов, то в этом случае </w:t>
      </w:r>
      <w:r w:rsidRPr="00657F47">
        <w:rPr>
          <w:u w:val="single"/>
        </w:rPr>
        <w:t>нет необходимости</w:t>
      </w:r>
      <w:r w:rsidRPr="00657F47">
        <w:t xml:space="preserve"> в разработке дополнительных диаграмм.</w:t>
      </w:r>
    </w:p>
    <w:p w:rsidR="009B1FEC" w:rsidRDefault="009B1FEC" w:rsidP="00657F47">
      <w:pPr>
        <w:spacing w:after="120" w:line="360" w:lineRule="auto"/>
        <w:ind w:firstLine="567"/>
        <w:jc w:val="both"/>
      </w:pPr>
      <w:r w:rsidRPr="00657F47">
        <w:t>Однако при разработке корпоративных приложений необходимость дополнительного аппаратного обеспечения очевидна</w:t>
      </w:r>
      <w:r>
        <w:t xml:space="preserve"> (рис. </w:t>
      </w:r>
      <w:r w:rsidRPr="00FE66FA">
        <w:t>50</w:t>
      </w:r>
      <w:r>
        <w:t>)</w:t>
      </w:r>
      <w:r w:rsidRPr="00657F47">
        <w:t xml:space="preserve">. </w:t>
      </w:r>
    </w:p>
    <w:p w:rsidR="009B1FEC" w:rsidRDefault="00FE75A9" w:rsidP="00657F47">
      <w:pPr>
        <w:spacing w:after="120" w:line="360" w:lineRule="auto"/>
        <w:jc w:val="center"/>
      </w:pPr>
      <w:r>
        <w:rPr>
          <w:noProof/>
        </w:rPr>
        <w:drawing>
          <wp:inline distT="0" distB="0" distL="0" distR="0">
            <wp:extent cx="5876290" cy="3291840"/>
            <wp:effectExtent l="1905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7"/>
                    <a:srcRect/>
                    <a:stretch>
                      <a:fillRect/>
                    </a:stretch>
                  </pic:blipFill>
                  <pic:spPr bwMode="auto">
                    <a:xfrm>
                      <a:off x="0" y="0"/>
                      <a:ext cx="5876290" cy="3291840"/>
                    </a:xfrm>
                    <a:prstGeom prst="rect">
                      <a:avLst/>
                    </a:prstGeom>
                    <a:noFill/>
                    <a:ln w="9525">
                      <a:noFill/>
                      <a:miter lim="800000"/>
                      <a:headEnd/>
                      <a:tailEnd/>
                    </a:ln>
                  </pic:spPr>
                </pic:pic>
              </a:graphicData>
            </a:graphic>
          </wp:inline>
        </w:drawing>
      </w:r>
    </w:p>
    <w:p w:rsidR="009B1FEC" w:rsidRDefault="009B1FEC" w:rsidP="00657F47">
      <w:pPr>
        <w:spacing w:after="120" w:line="360" w:lineRule="auto"/>
        <w:jc w:val="center"/>
      </w:pPr>
      <w:r w:rsidRPr="00DC4867">
        <w:rPr>
          <w:b/>
          <w:bCs/>
        </w:rPr>
        <w:t xml:space="preserve">Рис. </w:t>
      </w:r>
      <w:r w:rsidRPr="009C1FDD">
        <w:rPr>
          <w:b/>
          <w:bCs/>
        </w:rPr>
        <w:t>50</w:t>
      </w:r>
      <w:r w:rsidRPr="00DC4867">
        <w:rPr>
          <w:b/>
          <w:bCs/>
        </w:rPr>
        <w:t>.</w:t>
      </w:r>
      <w:r>
        <w:t xml:space="preserve"> О необходимости диаграммы развертывания</w:t>
      </w:r>
    </w:p>
    <w:p w:rsidR="009B1FEC" w:rsidRPr="00657F47" w:rsidRDefault="009B1FEC" w:rsidP="00657F47">
      <w:pPr>
        <w:spacing w:line="360" w:lineRule="auto"/>
        <w:ind w:firstLine="567"/>
        <w:jc w:val="both"/>
      </w:pPr>
      <w:r w:rsidRPr="00657F47">
        <w:t xml:space="preserve">Диагра́мма развёртывания (Deployment diagram) моделирует физическое развертывание компонентов на узлах.  </w:t>
      </w:r>
    </w:p>
    <w:p w:rsidR="009B1FEC" w:rsidRPr="00657F47" w:rsidRDefault="009B1FEC" w:rsidP="00657F47">
      <w:pPr>
        <w:spacing w:line="360" w:lineRule="auto"/>
        <w:ind w:firstLine="567"/>
        <w:jc w:val="both"/>
      </w:pPr>
      <w:r w:rsidRPr="00657F47">
        <w:t>Например, чтобы описать веб-сайт</w:t>
      </w:r>
      <w:r>
        <w:t>,</w:t>
      </w:r>
      <w:r w:rsidRPr="00657F47">
        <w:t xml:space="preserve"> диаграмма развертывания должна показывать, какие аппаратные компоненты («узлы») существуют (например, веб-сервер, сервер базы данных, сервер приложения), какие программные компоненты работают на каждом узле (например, веб-приложение, база данных), и как различные части этого комплекса соединяются друг с другом. </w:t>
      </w:r>
    </w:p>
    <w:p w:rsidR="009B1FEC" w:rsidRDefault="009B1FEC" w:rsidP="00954289">
      <w:pPr>
        <w:spacing w:line="360" w:lineRule="auto"/>
        <w:ind w:firstLine="567"/>
        <w:jc w:val="both"/>
      </w:pPr>
      <w:r>
        <w:t>Описание основных</w:t>
      </w:r>
      <w:r w:rsidRPr="00B61733">
        <w:t xml:space="preserve"> </w:t>
      </w:r>
      <w:r>
        <w:t>элементов диаграммы развертывания представлены в таблице (табл. 1</w:t>
      </w:r>
      <w:r w:rsidRPr="009C1FDD">
        <w:t>1</w:t>
      </w:r>
      <w:r>
        <w:t>).</w:t>
      </w:r>
      <w:r w:rsidRPr="004A4E57">
        <w:t xml:space="preserve"> </w:t>
      </w:r>
      <w:r>
        <w:t>Для построения диаграммы</w:t>
      </w:r>
      <w:r w:rsidRPr="00063218">
        <w:t xml:space="preserve"> </w:t>
      </w:r>
      <w:r>
        <w:t>используется инструмент</w:t>
      </w:r>
      <w:r w:rsidRPr="00B2457F">
        <w:t xml:space="preserve">ы панели </w:t>
      </w:r>
      <w:r>
        <w:rPr>
          <w:lang w:val="en-US"/>
        </w:rPr>
        <w:t>Deployment</w:t>
      </w:r>
      <w:r w:rsidRPr="00063218">
        <w:t xml:space="preserve"> (</w:t>
      </w:r>
      <w:r>
        <w:t xml:space="preserve">рис. </w:t>
      </w:r>
      <w:r w:rsidRPr="009C1FDD">
        <w:t>51</w:t>
      </w:r>
      <w:r w:rsidRPr="00063218">
        <w:t>)</w:t>
      </w:r>
      <w:r>
        <w:t>.</w:t>
      </w:r>
    </w:p>
    <w:p w:rsidR="00D74473" w:rsidRDefault="00D74473" w:rsidP="00954289">
      <w:pPr>
        <w:spacing w:line="360" w:lineRule="auto"/>
        <w:ind w:firstLine="567"/>
        <w:jc w:val="both"/>
      </w:pPr>
    </w:p>
    <w:p w:rsidR="00D74473" w:rsidRDefault="00D74473" w:rsidP="00954289">
      <w:pPr>
        <w:spacing w:line="360" w:lineRule="auto"/>
        <w:ind w:firstLine="567"/>
        <w:jc w:val="both"/>
      </w:pPr>
    </w:p>
    <w:p w:rsidR="00D74473" w:rsidRDefault="00D74473" w:rsidP="00954289">
      <w:pPr>
        <w:spacing w:line="360" w:lineRule="auto"/>
        <w:ind w:firstLine="567"/>
        <w:jc w:val="both"/>
      </w:pPr>
    </w:p>
    <w:p w:rsidR="00D74473" w:rsidRDefault="00D74473" w:rsidP="00954289">
      <w:pPr>
        <w:spacing w:line="360" w:lineRule="auto"/>
        <w:ind w:firstLine="567"/>
        <w:jc w:val="both"/>
      </w:pPr>
    </w:p>
    <w:p w:rsidR="00D74473" w:rsidRPr="004157E3" w:rsidRDefault="00D74473" w:rsidP="00954289">
      <w:pPr>
        <w:spacing w:line="360" w:lineRule="auto"/>
        <w:ind w:firstLine="567"/>
        <w:jc w:val="both"/>
      </w:pPr>
    </w:p>
    <w:p w:rsidR="009B1FEC" w:rsidRPr="009C1FDD" w:rsidRDefault="009B1FEC" w:rsidP="00657F47">
      <w:pPr>
        <w:spacing w:line="360" w:lineRule="auto"/>
        <w:ind w:firstLine="567"/>
        <w:jc w:val="center"/>
      </w:pPr>
      <w:r w:rsidRPr="006F7F17">
        <w:rPr>
          <w:b/>
          <w:bCs/>
        </w:rPr>
        <w:lastRenderedPageBreak/>
        <w:t xml:space="preserve">Таблица </w:t>
      </w:r>
      <w:r>
        <w:rPr>
          <w:b/>
          <w:bCs/>
        </w:rPr>
        <w:t>1</w:t>
      </w:r>
      <w:r w:rsidRPr="009C1FDD">
        <w:rPr>
          <w:b/>
          <w:bCs/>
        </w:rPr>
        <w:t>1</w:t>
      </w:r>
      <w:r w:rsidRPr="006F7F17">
        <w:rPr>
          <w:b/>
          <w:bCs/>
        </w:rPr>
        <w:t>.</w:t>
      </w:r>
      <w:r>
        <w:t xml:space="preserve"> Элементы модели </w:t>
      </w:r>
      <w:r>
        <w:rPr>
          <w:lang w:val="en-US"/>
        </w:rPr>
        <w:t>Deployment</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784"/>
        <w:gridCol w:w="4785"/>
      </w:tblGrid>
      <w:tr w:rsidR="009B1FEC" w:rsidRPr="006F7F17">
        <w:tc>
          <w:tcPr>
            <w:tcW w:w="4785" w:type="dxa"/>
          </w:tcPr>
          <w:p w:rsidR="009B1FEC" w:rsidRPr="00E269C1" w:rsidRDefault="009B1FEC" w:rsidP="00E269C1">
            <w:pPr>
              <w:spacing w:line="360" w:lineRule="auto"/>
              <w:ind w:firstLine="567"/>
              <w:jc w:val="center"/>
              <w:rPr>
                <w:b/>
                <w:bCs/>
              </w:rPr>
            </w:pPr>
            <w:r w:rsidRPr="00E269C1">
              <w:rPr>
                <w:b/>
                <w:bCs/>
              </w:rPr>
              <w:t>Графический символ элемента модели</w:t>
            </w:r>
          </w:p>
        </w:tc>
        <w:tc>
          <w:tcPr>
            <w:tcW w:w="4786" w:type="dxa"/>
          </w:tcPr>
          <w:p w:rsidR="009B1FEC" w:rsidRPr="00E269C1" w:rsidRDefault="009B1FEC" w:rsidP="00E269C1">
            <w:pPr>
              <w:spacing w:line="360" w:lineRule="auto"/>
              <w:ind w:firstLine="567"/>
              <w:jc w:val="center"/>
              <w:rPr>
                <w:b/>
                <w:bCs/>
              </w:rPr>
            </w:pPr>
            <w:r w:rsidRPr="00E269C1">
              <w:rPr>
                <w:b/>
                <w:bCs/>
              </w:rPr>
              <w:t>Описание</w:t>
            </w:r>
          </w:p>
        </w:tc>
      </w:tr>
      <w:tr w:rsidR="009B1FEC">
        <w:tc>
          <w:tcPr>
            <w:tcW w:w="4785" w:type="dxa"/>
          </w:tcPr>
          <w:p w:rsidR="009B1FEC" w:rsidRDefault="00FE75A9" w:rsidP="00E269C1">
            <w:pPr>
              <w:spacing w:line="360" w:lineRule="auto"/>
              <w:ind w:firstLine="567"/>
              <w:jc w:val="both"/>
            </w:pPr>
            <w:r>
              <w:rPr>
                <w:noProof/>
              </w:rPr>
              <w:drawing>
                <wp:inline distT="0" distB="0" distL="0" distR="0">
                  <wp:extent cx="1336040" cy="1431290"/>
                  <wp:effectExtent l="1905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8"/>
                          <a:srcRect/>
                          <a:stretch>
                            <a:fillRect/>
                          </a:stretch>
                        </pic:blipFill>
                        <pic:spPr bwMode="auto">
                          <a:xfrm>
                            <a:off x="0" y="0"/>
                            <a:ext cx="1336040" cy="1431290"/>
                          </a:xfrm>
                          <a:prstGeom prst="rect">
                            <a:avLst/>
                          </a:prstGeom>
                          <a:noFill/>
                          <a:ln w="9525">
                            <a:noFill/>
                            <a:miter lim="800000"/>
                            <a:headEnd/>
                            <a:tailEnd/>
                          </a:ln>
                        </pic:spPr>
                      </pic:pic>
                    </a:graphicData>
                  </a:graphic>
                </wp:inline>
              </w:drawing>
            </w:r>
          </w:p>
        </w:tc>
        <w:tc>
          <w:tcPr>
            <w:tcW w:w="4786" w:type="dxa"/>
          </w:tcPr>
          <w:p w:rsidR="009B1FEC" w:rsidRPr="007D6212" w:rsidRDefault="009B1FEC" w:rsidP="00E269C1">
            <w:pPr>
              <w:spacing w:line="360" w:lineRule="auto"/>
              <w:ind w:left="35"/>
              <w:jc w:val="both"/>
            </w:pPr>
            <w:r>
              <w:t>Node</w:t>
            </w:r>
            <w:r w:rsidRPr="00C2383F">
              <w:t>.</w:t>
            </w:r>
            <w:r w:rsidRPr="007D6212">
              <w:t xml:space="preserve"> </w:t>
            </w:r>
            <w:r w:rsidRPr="00E269C1">
              <w:rPr>
                <w:b/>
                <w:bCs/>
                <w:u w:val="single"/>
              </w:rPr>
              <w:t xml:space="preserve">Узел </w:t>
            </w:r>
            <w:r w:rsidRPr="007D6212">
              <w:t xml:space="preserve">представляет собой некоторый физически существующий элемент системы, обладающий некоторым вычислительным ресурсом: </w:t>
            </w:r>
          </w:p>
          <w:p w:rsidR="009B1FEC" w:rsidRPr="007D6212" w:rsidRDefault="009B1FEC" w:rsidP="00E269C1">
            <w:pPr>
              <w:numPr>
                <w:ilvl w:val="1"/>
                <w:numId w:val="13"/>
              </w:numPr>
              <w:tabs>
                <w:tab w:val="clear" w:pos="1440"/>
                <w:tab w:val="num" w:pos="1736"/>
              </w:tabs>
              <w:spacing w:line="360" w:lineRule="auto"/>
              <w:ind w:left="460"/>
              <w:jc w:val="both"/>
            </w:pPr>
            <w:r w:rsidRPr="007D6212">
              <w:t xml:space="preserve">Наличие некоторого объема электронной или магнитооптической памяти </w:t>
            </w:r>
          </w:p>
          <w:p w:rsidR="009B1FEC" w:rsidRPr="007D6212" w:rsidRDefault="009B1FEC" w:rsidP="00E269C1">
            <w:pPr>
              <w:numPr>
                <w:ilvl w:val="1"/>
                <w:numId w:val="13"/>
              </w:numPr>
              <w:tabs>
                <w:tab w:val="clear" w:pos="1440"/>
                <w:tab w:val="num" w:pos="1736"/>
              </w:tabs>
              <w:spacing w:line="360" w:lineRule="auto"/>
              <w:ind w:left="460"/>
              <w:jc w:val="both"/>
            </w:pPr>
            <w:r w:rsidRPr="007D6212">
              <w:t>и/или процессора,</w:t>
            </w:r>
          </w:p>
          <w:p w:rsidR="009B1FEC" w:rsidRPr="007D6212" w:rsidRDefault="009B1FEC" w:rsidP="00E269C1">
            <w:pPr>
              <w:numPr>
                <w:ilvl w:val="1"/>
                <w:numId w:val="13"/>
              </w:numPr>
              <w:tabs>
                <w:tab w:val="clear" w:pos="1440"/>
                <w:tab w:val="num" w:pos="1736"/>
              </w:tabs>
              <w:spacing w:line="360" w:lineRule="auto"/>
              <w:ind w:left="460"/>
              <w:jc w:val="both"/>
            </w:pPr>
            <w:r w:rsidRPr="007D6212">
              <w:t>другие механические или электронные устройства, такие как датчики, принтеры, модемы, цифровые камеры, сканеры и манипуляторы.</w:t>
            </w:r>
          </w:p>
          <w:p w:rsidR="009B1FEC" w:rsidRPr="007D6212" w:rsidRDefault="009B1FEC" w:rsidP="00E269C1">
            <w:pPr>
              <w:spacing w:line="360" w:lineRule="auto"/>
              <w:ind w:firstLine="567"/>
              <w:jc w:val="both"/>
            </w:pPr>
          </w:p>
        </w:tc>
      </w:tr>
      <w:tr w:rsidR="009B1FEC">
        <w:tc>
          <w:tcPr>
            <w:tcW w:w="4785" w:type="dxa"/>
          </w:tcPr>
          <w:p w:rsidR="009B1FEC" w:rsidRDefault="00FE75A9" w:rsidP="00E269C1">
            <w:pPr>
              <w:spacing w:line="360" w:lineRule="auto"/>
              <w:ind w:firstLine="567"/>
              <w:jc w:val="both"/>
              <w:rPr>
                <w:noProof/>
              </w:rPr>
            </w:pPr>
            <w:r>
              <w:rPr>
                <w:noProof/>
              </w:rPr>
              <w:drawing>
                <wp:inline distT="0" distB="0" distL="0" distR="0">
                  <wp:extent cx="1336040" cy="1431290"/>
                  <wp:effectExtent l="1905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29"/>
                          <a:srcRect/>
                          <a:stretch>
                            <a:fillRect/>
                          </a:stretch>
                        </pic:blipFill>
                        <pic:spPr bwMode="auto">
                          <a:xfrm>
                            <a:off x="0" y="0"/>
                            <a:ext cx="1336040" cy="1431290"/>
                          </a:xfrm>
                          <a:prstGeom prst="rect">
                            <a:avLst/>
                          </a:prstGeom>
                          <a:noFill/>
                          <a:ln w="9525">
                            <a:noFill/>
                            <a:miter lim="800000"/>
                            <a:headEnd/>
                            <a:tailEnd/>
                          </a:ln>
                        </pic:spPr>
                      </pic:pic>
                    </a:graphicData>
                  </a:graphic>
                </wp:inline>
              </w:drawing>
            </w:r>
          </w:p>
        </w:tc>
        <w:tc>
          <w:tcPr>
            <w:tcW w:w="4786" w:type="dxa"/>
          </w:tcPr>
          <w:p w:rsidR="009B1FEC" w:rsidRPr="00954289" w:rsidRDefault="009B1FEC" w:rsidP="00E269C1">
            <w:pPr>
              <w:spacing w:line="360" w:lineRule="auto"/>
              <w:ind w:left="35"/>
              <w:jc w:val="both"/>
            </w:pPr>
            <w:r>
              <w:t>Node.</w:t>
            </w:r>
            <w:r w:rsidRPr="00954289">
              <w:t xml:space="preserve"> </w:t>
            </w:r>
            <w:r w:rsidRPr="00E269C1">
              <w:rPr>
                <w:lang w:val="en-US"/>
              </w:rPr>
              <w:t>Device</w:t>
            </w:r>
            <w:r>
              <w:t xml:space="preserve"> – некоторое устройство. </w:t>
            </w:r>
            <w:r w:rsidRPr="00954289">
              <w:t xml:space="preserve">В качестве дополнения к имени узла могут использоваться различные стереотипы (хотя в языке UML стереотипы для узлов не определены): </w:t>
            </w:r>
          </w:p>
          <w:p w:rsidR="009B1FEC" w:rsidRPr="00954289" w:rsidRDefault="009B1FEC" w:rsidP="00E269C1">
            <w:pPr>
              <w:numPr>
                <w:ilvl w:val="1"/>
                <w:numId w:val="13"/>
              </w:numPr>
              <w:tabs>
                <w:tab w:val="clear" w:pos="1440"/>
                <w:tab w:val="num" w:pos="1736"/>
              </w:tabs>
              <w:spacing w:line="360" w:lineRule="auto"/>
              <w:ind w:left="460"/>
              <w:jc w:val="both"/>
            </w:pPr>
            <w:r w:rsidRPr="00954289">
              <w:t>"процессор", "датчик", "модем", "сеть", "консоль" и др., которые самостоятельно могут быть определены разработчиком;</w:t>
            </w:r>
          </w:p>
          <w:p w:rsidR="009B1FEC" w:rsidRDefault="009B1FEC" w:rsidP="00E269C1">
            <w:pPr>
              <w:numPr>
                <w:ilvl w:val="1"/>
                <w:numId w:val="13"/>
              </w:numPr>
              <w:tabs>
                <w:tab w:val="clear" w:pos="1440"/>
                <w:tab w:val="num" w:pos="1736"/>
              </w:tabs>
              <w:spacing w:line="360" w:lineRule="auto"/>
              <w:ind w:left="460"/>
              <w:jc w:val="both"/>
            </w:pPr>
            <w:r w:rsidRPr="00954289">
              <w:t>на диаграммах развертывания допускаются специальные обозначения для различных физических устройств.</w:t>
            </w:r>
          </w:p>
        </w:tc>
      </w:tr>
      <w:tr w:rsidR="009B1FEC">
        <w:tc>
          <w:tcPr>
            <w:tcW w:w="4785" w:type="dxa"/>
          </w:tcPr>
          <w:p w:rsidR="009B1FEC" w:rsidRDefault="00FE75A9" w:rsidP="00E269C1">
            <w:pPr>
              <w:spacing w:line="360" w:lineRule="auto"/>
              <w:ind w:firstLine="567"/>
              <w:jc w:val="both"/>
              <w:rPr>
                <w:noProof/>
              </w:rPr>
            </w:pPr>
            <w:r>
              <w:rPr>
                <w:noProof/>
              </w:rPr>
              <w:drawing>
                <wp:inline distT="0" distB="0" distL="0" distR="0">
                  <wp:extent cx="1137285" cy="1208405"/>
                  <wp:effectExtent l="19050" t="0" r="5715"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30"/>
                          <a:srcRect/>
                          <a:stretch>
                            <a:fillRect/>
                          </a:stretch>
                        </pic:blipFill>
                        <pic:spPr bwMode="auto">
                          <a:xfrm>
                            <a:off x="0" y="0"/>
                            <a:ext cx="1137285" cy="1208405"/>
                          </a:xfrm>
                          <a:prstGeom prst="rect">
                            <a:avLst/>
                          </a:prstGeom>
                          <a:noFill/>
                          <a:ln w="9525">
                            <a:noFill/>
                            <a:miter lim="800000"/>
                            <a:headEnd/>
                            <a:tailEnd/>
                          </a:ln>
                        </pic:spPr>
                      </pic:pic>
                    </a:graphicData>
                  </a:graphic>
                </wp:inline>
              </w:drawing>
            </w:r>
          </w:p>
        </w:tc>
        <w:tc>
          <w:tcPr>
            <w:tcW w:w="4786" w:type="dxa"/>
          </w:tcPr>
          <w:p w:rsidR="009B1FEC" w:rsidRPr="007D6212" w:rsidRDefault="009B1FEC" w:rsidP="00E269C1">
            <w:pPr>
              <w:spacing w:line="360" w:lineRule="auto"/>
              <w:ind w:left="35"/>
              <w:jc w:val="both"/>
            </w:pPr>
            <w:r>
              <w:t>Node. PC – Персональный компьютер</w:t>
            </w:r>
          </w:p>
        </w:tc>
      </w:tr>
      <w:tr w:rsidR="009B1FEC">
        <w:tc>
          <w:tcPr>
            <w:tcW w:w="4785" w:type="dxa"/>
          </w:tcPr>
          <w:p w:rsidR="009B1FEC" w:rsidRDefault="00FE75A9" w:rsidP="00E269C1">
            <w:pPr>
              <w:spacing w:line="360" w:lineRule="auto"/>
              <w:ind w:firstLine="567"/>
              <w:jc w:val="both"/>
              <w:rPr>
                <w:noProof/>
              </w:rPr>
            </w:pPr>
            <w:r>
              <w:rPr>
                <w:noProof/>
              </w:rPr>
              <w:lastRenderedPageBreak/>
              <w:drawing>
                <wp:inline distT="0" distB="0" distL="0" distR="0">
                  <wp:extent cx="1144905" cy="1232535"/>
                  <wp:effectExtent l="1905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31"/>
                          <a:srcRect/>
                          <a:stretch>
                            <a:fillRect/>
                          </a:stretch>
                        </pic:blipFill>
                        <pic:spPr bwMode="auto">
                          <a:xfrm>
                            <a:off x="0" y="0"/>
                            <a:ext cx="1144905" cy="1232535"/>
                          </a:xfrm>
                          <a:prstGeom prst="rect">
                            <a:avLst/>
                          </a:prstGeom>
                          <a:noFill/>
                          <a:ln w="9525">
                            <a:noFill/>
                            <a:miter lim="800000"/>
                            <a:headEnd/>
                            <a:tailEnd/>
                          </a:ln>
                        </pic:spPr>
                      </pic:pic>
                    </a:graphicData>
                  </a:graphic>
                </wp:inline>
              </w:drawing>
            </w:r>
          </w:p>
        </w:tc>
        <w:tc>
          <w:tcPr>
            <w:tcW w:w="4786" w:type="dxa"/>
          </w:tcPr>
          <w:p w:rsidR="009B1FEC" w:rsidRPr="007D6212" w:rsidRDefault="009B1FEC" w:rsidP="00E269C1">
            <w:pPr>
              <w:spacing w:line="360" w:lineRule="auto"/>
              <w:ind w:left="35"/>
              <w:jc w:val="both"/>
            </w:pPr>
            <w:r>
              <w:t>Node.</w:t>
            </w:r>
            <w:r w:rsidRPr="00E269C1">
              <w:rPr>
                <w:lang w:val="en-US"/>
              </w:rPr>
              <w:t xml:space="preserve"> Server – сервер.</w:t>
            </w:r>
          </w:p>
        </w:tc>
      </w:tr>
      <w:tr w:rsidR="009B1FEC">
        <w:tc>
          <w:tcPr>
            <w:tcW w:w="4785" w:type="dxa"/>
          </w:tcPr>
          <w:p w:rsidR="009B1FEC" w:rsidRDefault="00FE75A9" w:rsidP="00E269C1">
            <w:pPr>
              <w:spacing w:line="360" w:lineRule="auto"/>
              <w:ind w:firstLine="567"/>
              <w:jc w:val="both"/>
              <w:rPr>
                <w:noProof/>
              </w:rPr>
            </w:pPr>
            <w:r>
              <w:rPr>
                <w:noProof/>
              </w:rPr>
              <w:drawing>
                <wp:inline distT="0" distB="0" distL="0" distR="0">
                  <wp:extent cx="1137285" cy="1208405"/>
                  <wp:effectExtent l="19050" t="0" r="5715"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32"/>
                          <a:srcRect/>
                          <a:stretch>
                            <a:fillRect/>
                          </a:stretch>
                        </pic:blipFill>
                        <pic:spPr bwMode="auto">
                          <a:xfrm>
                            <a:off x="0" y="0"/>
                            <a:ext cx="1137285" cy="1208405"/>
                          </a:xfrm>
                          <a:prstGeom prst="rect">
                            <a:avLst/>
                          </a:prstGeom>
                          <a:noFill/>
                          <a:ln w="9525">
                            <a:noFill/>
                            <a:miter lim="800000"/>
                            <a:headEnd/>
                            <a:tailEnd/>
                          </a:ln>
                        </pic:spPr>
                      </pic:pic>
                    </a:graphicData>
                  </a:graphic>
                </wp:inline>
              </w:drawing>
            </w:r>
          </w:p>
        </w:tc>
        <w:tc>
          <w:tcPr>
            <w:tcW w:w="4786" w:type="dxa"/>
          </w:tcPr>
          <w:p w:rsidR="009B1FEC" w:rsidRPr="007D6212" w:rsidRDefault="009B1FEC" w:rsidP="00E269C1">
            <w:pPr>
              <w:spacing w:line="360" w:lineRule="auto"/>
              <w:ind w:left="35"/>
              <w:jc w:val="both"/>
            </w:pPr>
            <w:r>
              <w:t>Node.</w:t>
            </w:r>
            <w:r w:rsidRPr="00E269C1">
              <w:rPr>
                <w:lang w:val="en-US"/>
              </w:rPr>
              <w:t xml:space="preserve"> Store</w:t>
            </w:r>
            <w:r>
              <w:t xml:space="preserve"> – хранилище информации.</w:t>
            </w:r>
          </w:p>
        </w:tc>
      </w:tr>
    </w:tbl>
    <w:p w:rsidR="009B1FEC" w:rsidRPr="00657F47" w:rsidRDefault="009B1FEC" w:rsidP="001D6AB0">
      <w:pPr>
        <w:spacing w:line="360" w:lineRule="auto"/>
        <w:jc w:val="center"/>
      </w:pPr>
    </w:p>
    <w:p w:rsidR="009B1FEC" w:rsidRDefault="00FE75A9" w:rsidP="001D6AB0">
      <w:pPr>
        <w:spacing w:line="360" w:lineRule="auto"/>
        <w:jc w:val="center"/>
      </w:pPr>
      <w:r>
        <w:rPr>
          <w:noProof/>
        </w:rPr>
        <w:drawing>
          <wp:inline distT="0" distB="0" distL="0" distR="0">
            <wp:extent cx="1264285" cy="2719070"/>
            <wp:effectExtent l="19050" t="0" r="0" b="0"/>
            <wp:docPr id="1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133"/>
                    <a:srcRect/>
                    <a:stretch>
                      <a:fillRect/>
                    </a:stretch>
                  </pic:blipFill>
                  <pic:spPr bwMode="auto">
                    <a:xfrm>
                      <a:off x="0" y="0"/>
                      <a:ext cx="1264285" cy="2719070"/>
                    </a:xfrm>
                    <a:prstGeom prst="rect">
                      <a:avLst/>
                    </a:prstGeom>
                    <a:noFill/>
                    <a:ln w="9525">
                      <a:noFill/>
                      <a:miter lim="800000"/>
                      <a:headEnd/>
                      <a:tailEnd/>
                    </a:ln>
                  </pic:spPr>
                </pic:pic>
              </a:graphicData>
            </a:graphic>
          </wp:inline>
        </w:drawing>
      </w:r>
    </w:p>
    <w:p w:rsidR="009B1FEC" w:rsidRDefault="009B1FEC" w:rsidP="00BB4433">
      <w:pPr>
        <w:spacing w:after="120" w:line="360" w:lineRule="auto"/>
        <w:jc w:val="center"/>
      </w:pPr>
      <w:r w:rsidRPr="00900A73">
        <w:rPr>
          <w:b/>
          <w:bCs/>
        </w:rPr>
        <w:t xml:space="preserve">Рис. </w:t>
      </w:r>
      <w:r w:rsidRPr="009C1FDD">
        <w:rPr>
          <w:b/>
          <w:bCs/>
        </w:rPr>
        <w:t>51</w:t>
      </w:r>
      <w:r w:rsidRPr="00900A73">
        <w:rPr>
          <w:b/>
          <w:bCs/>
        </w:rPr>
        <w:t>.</w:t>
      </w:r>
      <w:r w:rsidRPr="009C1FDD">
        <w:t xml:space="preserve"> </w:t>
      </w:r>
      <w:r>
        <w:t>Инструменты панели Deployment</w:t>
      </w:r>
    </w:p>
    <w:p w:rsidR="009B1FEC" w:rsidRPr="001A1C22" w:rsidRDefault="009B1FEC" w:rsidP="00CE39E6">
      <w:pPr>
        <w:spacing w:line="360" w:lineRule="auto"/>
        <w:ind w:firstLine="567"/>
        <w:jc w:val="both"/>
      </w:pPr>
      <w:r>
        <w:t>Пример диаграммы развертывания приведем на рисунке (рис. 52).</w:t>
      </w:r>
    </w:p>
    <w:p w:rsidR="009B1FEC" w:rsidRPr="00CE39E6" w:rsidRDefault="009B1FEC" w:rsidP="001D6AB0">
      <w:pPr>
        <w:spacing w:line="360" w:lineRule="auto"/>
        <w:jc w:val="center"/>
      </w:pPr>
    </w:p>
    <w:p w:rsidR="009B1FEC" w:rsidRDefault="00FE75A9" w:rsidP="001D6AB0">
      <w:pPr>
        <w:spacing w:line="360" w:lineRule="auto"/>
        <w:jc w:val="center"/>
        <w:rPr>
          <w:lang w:val="en-US"/>
        </w:rPr>
      </w:pPr>
      <w:r>
        <w:rPr>
          <w:noProof/>
        </w:rPr>
        <w:lastRenderedPageBreak/>
        <w:drawing>
          <wp:inline distT="0" distB="0" distL="0" distR="0">
            <wp:extent cx="5892165" cy="3005455"/>
            <wp:effectExtent l="19050" t="0" r="0" b="0"/>
            <wp:docPr id="140"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134"/>
                    <a:srcRect/>
                    <a:stretch>
                      <a:fillRect/>
                    </a:stretch>
                  </pic:blipFill>
                  <pic:spPr bwMode="auto">
                    <a:xfrm>
                      <a:off x="0" y="0"/>
                      <a:ext cx="5892165" cy="3005455"/>
                    </a:xfrm>
                    <a:prstGeom prst="rect">
                      <a:avLst/>
                    </a:prstGeom>
                    <a:noFill/>
                    <a:ln w="9525">
                      <a:noFill/>
                      <a:miter lim="800000"/>
                      <a:headEnd/>
                      <a:tailEnd/>
                    </a:ln>
                  </pic:spPr>
                </pic:pic>
              </a:graphicData>
            </a:graphic>
          </wp:inline>
        </w:drawing>
      </w:r>
    </w:p>
    <w:p w:rsidR="009B1FEC" w:rsidRDefault="009B1FEC" w:rsidP="003C67B9">
      <w:pPr>
        <w:spacing w:line="360" w:lineRule="auto"/>
        <w:jc w:val="center"/>
      </w:pPr>
      <w:r w:rsidRPr="00900A73">
        <w:rPr>
          <w:b/>
          <w:bCs/>
        </w:rPr>
        <w:t xml:space="preserve">Рис. </w:t>
      </w:r>
      <w:r w:rsidRPr="009C1FDD">
        <w:rPr>
          <w:b/>
          <w:bCs/>
        </w:rPr>
        <w:t>52</w:t>
      </w:r>
      <w:r w:rsidRPr="00900A73">
        <w:rPr>
          <w:b/>
          <w:bCs/>
        </w:rPr>
        <w:t>.</w:t>
      </w:r>
      <w:r w:rsidRPr="009C1FDD">
        <w:t xml:space="preserve"> Пример диаграммы</w:t>
      </w:r>
      <w:r>
        <w:t xml:space="preserve"> Deployment</w:t>
      </w:r>
    </w:p>
    <w:p w:rsidR="009B1FEC" w:rsidRDefault="009B1FEC" w:rsidP="00BC1B82">
      <w:pPr>
        <w:pStyle w:val="1"/>
        <w:numPr>
          <w:ilvl w:val="0"/>
          <w:numId w:val="15"/>
        </w:numPr>
      </w:pPr>
      <w:bookmarkStart w:id="18" w:name="_Toc493076463"/>
      <w:r w:rsidRPr="00D91442">
        <w:t>Программная реализация</w:t>
      </w:r>
      <w:bookmarkEnd w:id="18"/>
    </w:p>
    <w:p w:rsidR="009B1FEC" w:rsidRPr="00F906B1" w:rsidRDefault="009B1FEC" w:rsidP="00F906B1">
      <w:pPr>
        <w:widowControl w:val="0"/>
        <w:spacing w:line="360" w:lineRule="auto"/>
        <w:ind w:firstLine="709"/>
        <w:jc w:val="both"/>
      </w:pPr>
      <w:r w:rsidRPr="00F906B1">
        <w:t>Enterprise Architect предоставляет</w:t>
      </w:r>
      <w:r>
        <w:t xml:space="preserve"> для автоматической генерации программного кода</w:t>
      </w:r>
      <w:r w:rsidRPr="00F906B1">
        <w:t xml:space="preserve"> широкий выбор технологических платформ</w:t>
      </w:r>
      <w:r>
        <w:t xml:space="preserve">. Программный код имеет «скелетный» вид, затем этот код дополняется </w:t>
      </w:r>
      <w:r w:rsidRPr="00F906B1">
        <w:t xml:space="preserve"> необходимыми элементами в </w:t>
      </w:r>
      <w:r>
        <w:t xml:space="preserve">целевой </w:t>
      </w:r>
      <w:r w:rsidRPr="00F906B1">
        <w:t>среде программирования.</w:t>
      </w:r>
      <w:r>
        <w:t xml:space="preserve"> При этом возможно обратное преобразование программного кода в модель на языке UML.</w:t>
      </w:r>
    </w:p>
    <w:p w:rsidR="009B1FEC" w:rsidRPr="00F906B1" w:rsidRDefault="009B1FEC" w:rsidP="00F906B1">
      <w:pPr>
        <w:widowControl w:val="0"/>
        <w:spacing w:line="360" w:lineRule="auto"/>
        <w:ind w:firstLine="709"/>
        <w:jc w:val="both"/>
      </w:pPr>
      <w:r w:rsidRPr="00F906B1">
        <w:t>Рассмотрим пример генерации кода для языка Object Pascal (Delphi).</w:t>
      </w:r>
      <w:r>
        <w:t xml:space="preserve"> </w:t>
      </w:r>
      <w:r w:rsidRPr="00F906B1">
        <w:t>Чтобы сгенерировать код на основе диаграммы классов необходимо для каждого класса в его свойствах определить целевой язык программирования (Рис.5</w:t>
      </w:r>
      <w:r>
        <w:t>3</w:t>
      </w:r>
      <w:r w:rsidRPr="00F906B1">
        <w:t>).</w:t>
      </w:r>
    </w:p>
    <w:p w:rsidR="009B1FEC" w:rsidRPr="00D91442" w:rsidRDefault="00FE75A9" w:rsidP="00F906B1">
      <w:pPr>
        <w:widowControl w:val="0"/>
        <w:ind w:firstLine="709"/>
        <w:jc w:val="center"/>
        <w:rPr>
          <w:sz w:val="28"/>
          <w:szCs w:val="28"/>
        </w:rPr>
      </w:pPr>
      <w:r>
        <w:rPr>
          <w:noProof/>
          <w:sz w:val="28"/>
          <w:szCs w:val="28"/>
        </w:rPr>
        <w:drawing>
          <wp:inline distT="0" distB="0" distL="0" distR="0">
            <wp:extent cx="4659630" cy="2226310"/>
            <wp:effectExtent l="19050" t="0" r="762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35"/>
                    <a:srcRect b="60837"/>
                    <a:stretch>
                      <a:fillRect/>
                    </a:stretch>
                  </pic:blipFill>
                  <pic:spPr bwMode="auto">
                    <a:xfrm>
                      <a:off x="0" y="0"/>
                      <a:ext cx="4659630" cy="2226310"/>
                    </a:xfrm>
                    <a:prstGeom prst="rect">
                      <a:avLst/>
                    </a:prstGeom>
                    <a:noFill/>
                    <a:ln w="9525">
                      <a:noFill/>
                      <a:miter lim="800000"/>
                      <a:headEnd/>
                      <a:tailEnd/>
                    </a:ln>
                  </pic:spPr>
                </pic:pic>
              </a:graphicData>
            </a:graphic>
          </wp:inline>
        </w:drawing>
      </w:r>
    </w:p>
    <w:p w:rsidR="009B1FEC" w:rsidRPr="00D91442" w:rsidRDefault="009B1FEC" w:rsidP="00F906B1">
      <w:pPr>
        <w:spacing w:line="324" w:lineRule="auto"/>
        <w:ind w:firstLine="720"/>
        <w:jc w:val="center"/>
        <w:rPr>
          <w:b/>
          <w:bCs/>
        </w:rPr>
      </w:pPr>
      <w:r w:rsidRPr="00D91442">
        <w:rPr>
          <w:b/>
          <w:bCs/>
        </w:rPr>
        <w:t>Рис</w:t>
      </w:r>
      <w:r>
        <w:rPr>
          <w:b/>
          <w:bCs/>
        </w:rPr>
        <w:t>.</w:t>
      </w:r>
      <w:r w:rsidRPr="00D91442">
        <w:rPr>
          <w:b/>
          <w:bCs/>
        </w:rPr>
        <w:t xml:space="preserve"> </w:t>
      </w:r>
      <w:r>
        <w:rPr>
          <w:b/>
          <w:bCs/>
        </w:rPr>
        <w:t>53.</w:t>
      </w:r>
      <w:r w:rsidRPr="00D91442">
        <w:rPr>
          <w:b/>
          <w:bCs/>
        </w:rPr>
        <w:t xml:space="preserve"> </w:t>
      </w:r>
      <w:r w:rsidRPr="00D91442">
        <w:t>Свойства класса, указание целевого языка программирования (</w:t>
      </w:r>
      <w:r w:rsidRPr="00D91442">
        <w:rPr>
          <w:lang w:val="en-US"/>
        </w:rPr>
        <w:t>Delphi</w:t>
      </w:r>
      <w:r w:rsidRPr="00D91442">
        <w:t>)</w:t>
      </w:r>
    </w:p>
    <w:p w:rsidR="009B1FEC" w:rsidRPr="005052E4" w:rsidRDefault="009B1FEC" w:rsidP="00F906B1">
      <w:pPr>
        <w:widowControl w:val="0"/>
        <w:ind w:firstLine="709"/>
        <w:jc w:val="both"/>
        <w:rPr>
          <w:sz w:val="28"/>
          <w:szCs w:val="28"/>
        </w:rPr>
      </w:pPr>
    </w:p>
    <w:p w:rsidR="009B1FEC" w:rsidRPr="00F906B1" w:rsidRDefault="009B1FEC" w:rsidP="00F906B1">
      <w:pPr>
        <w:widowControl w:val="0"/>
        <w:spacing w:line="360" w:lineRule="auto"/>
        <w:ind w:firstLine="709"/>
        <w:jc w:val="both"/>
      </w:pPr>
      <w:r w:rsidRPr="00F906B1">
        <w:t>Чтобы сгенерировать программный код необходимо выделить модель классов в Project Browser, вызвать контекстное меню и выбрать пункт Code Engineering (Рис.5</w:t>
      </w:r>
      <w:r>
        <w:t>4</w:t>
      </w:r>
      <w:r w:rsidRPr="00F906B1">
        <w:t xml:space="preserve">) и </w:t>
      </w:r>
      <w:r w:rsidRPr="00F906B1">
        <w:lastRenderedPageBreak/>
        <w:t>определить настройки генератора кода (Рис.5</w:t>
      </w:r>
      <w:r>
        <w:t>5</w:t>
      </w:r>
      <w:r w:rsidRPr="00F906B1">
        <w:t>).</w:t>
      </w:r>
    </w:p>
    <w:p w:rsidR="009B1FEC" w:rsidRPr="00D91442" w:rsidRDefault="009B1FEC" w:rsidP="00F906B1">
      <w:pPr>
        <w:widowControl w:val="0"/>
        <w:ind w:firstLine="709"/>
        <w:jc w:val="both"/>
        <w:rPr>
          <w:sz w:val="28"/>
          <w:szCs w:val="28"/>
        </w:rPr>
      </w:pPr>
    </w:p>
    <w:p w:rsidR="009B1FEC" w:rsidRPr="00D91442" w:rsidRDefault="00FE75A9" w:rsidP="00F906B1">
      <w:pPr>
        <w:widowControl w:val="0"/>
        <w:ind w:firstLine="709"/>
        <w:jc w:val="center"/>
        <w:rPr>
          <w:sz w:val="28"/>
          <w:szCs w:val="28"/>
        </w:rPr>
      </w:pPr>
      <w:r>
        <w:rPr>
          <w:noProof/>
          <w:sz w:val="28"/>
          <w:szCs w:val="28"/>
        </w:rPr>
        <w:drawing>
          <wp:inline distT="0" distB="0" distL="0" distR="0">
            <wp:extent cx="5192395" cy="3601720"/>
            <wp:effectExtent l="19050" t="0" r="8255" b="0"/>
            <wp:docPr id="142"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5"/>
                    <pic:cNvPicPr>
                      <a:picLocks noChangeAspect="1" noChangeArrowheads="1"/>
                    </pic:cNvPicPr>
                  </pic:nvPicPr>
                  <pic:blipFill>
                    <a:blip r:embed="rId136"/>
                    <a:srcRect l="32597" b="36980"/>
                    <a:stretch>
                      <a:fillRect/>
                    </a:stretch>
                  </pic:blipFill>
                  <pic:spPr bwMode="auto">
                    <a:xfrm>
                      <a:off x="0" y="0"/>
                      <a:ext cx="5192395" cy="3601720"/>
                    </a:xfrm>
                    <a:prstGeom prst="rect">
                      <a:avLst/>
                    </a:prstGeom>
                    <a:noFill/>
                    <a:ln w="9525">
                      <a:noFill/>
                      <a:miter lim="800000"/>
                      <a:headEnd/>
                      <a:tailEnd/>
                    </a:ln>
                  </pic:spPr>
                </pic:pic>
              </a:graphicData>
            </a:graphic>
          </wp:inline>
        </w:drawing>
      </w:r>
    </w:p>
    <w:p w:rsidR="009B1FEC" w:rsidRPr="00D91442" w:rsidRDefault="009B1FEC" w:rsidP="00F906B1">
      <w:pPr>
        <w:spacing w:line="324" w:lineRule="auto"/>
        <w:ind w:firstLine="720"/>
        <w:jc w:val="center"/>
        <w:rPr>
          <w:b/>
          <w:bCs/>
        </w:rPr>
      </w:pPr>
      <w:r w:rsidRPr="00D91442">
        <w:rPr>
          <w:b/>
          <w:bCs/>
        </w:rPr>
        <w:t>Рис</w:t>
      </w:r>
      <w:r>
        <w:rPr>
          <w:b/>
          <w:bCs/>
        </w:rPr>
        <w:t>.</w:t>
      </w:r>
      <w:r w:rsidRPr="00D91442">
        <w:rPr>
          <w:b/>
          <w:bCs/>
        </w:rPr>
        <w:t xml:space="preserve"> </w:t>
      </w:r>
      <w:r>
        <w:rPr>
          <w:b/>
          <w:bCs/>
        </w:rPr>
        <w:t>54.</w:t>
      </w:r>
      <w:r w:rsidRPr="00D91442">
        <w:rPr>
          <w:b/>
          <w:bCs/>
        </w:rPr>
        <w:t xml:space="preserve"> </w:t>
      </w:r>
      <w:r w:rsidRPr="00D91442">
        <w:t>Вызов генератора программного кода</w:t>
      </w:r>
    </w:p>
    <w:p w:rsidR="009B1FEC" w:rsidRPr="00D91442" w:rsidRDefault="009B1FEC" w:rsidP="00F906B1">
      <w:pPr>
        <w:widowControl w:val="0"/>
        <w:ind w:firstLine="709"/>
        <w:jc w:val="both"/>
        <w:rPr>
          <w:sz w:val="28"/>
          <w:szCs w:val="28"/>
        </w:rPr>
      </w:pPr>
    </w:p>
    <w:p w:rsidR="009B1FEC" w:rsidRPr="00D91442" w:rsidRDefault="00FE75A9" w:rsidP="00F906B1">
      <w:pPr>
        <w:widowControl w:val="0"/>
        <w:jc w:val="center"/>
        <w:rPr>
          <w:sz w:val="28"/>
          <w:szCs w:val="28"/>
        </w:rPr>
      </w:pPr>
      <w:r>
        <w:rPr>
          <w:noProof/>
          <w:sz w:val="28"/>
          <w:szCs w:val="28"/>
        </w:rPr>
        <w:drawing>
          <wp:inline distT="0" distB="0" distL="0" distR="0">
            <wp:extent cx="4866005" cy="3562350"/>
            <wp:effectExtent l="19050" t="0" r="0" b="0"/>
            <wp:docPr id="143"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6"/>
                    <pic:cNvPicPr>
                      <a:picLocks noChangeAspect="1" noChangeArrowheads="1"/>
                    </pic:cNvPicPr>
                  </pic:nvPicPr>
                  <pic:blipFill>
                    <a:blip r:embed="rId137"/>
                    <a:srcRect/>
                    <a:stretch>
                      <a:fillRect/>
                    </a:stretch>
                  </pic:blipFill>
                  <pic:spPr bwMode="auto">
                    <a:xfrm>
                      <a:off x="0" y="0"/>
                      <a:ext cx="4866005" cy="3562350"/>
                    </a:xfrm>
                    <a:prstGeom prst="rect">
                      <a:avLst/>
                    </a:prstGeom>
                    <a:noFill/>
                    <a:ln w="9525">
                      <a:noFill/>
                      <a:miter lim="800000"/>
                      <a:headEnd/>
                      <a:tailEnd/>
                    </a:ln>
                  </pic:spPr>
                </pic:pic>
              </a:graphicData>
            </a:graphic>
          </wp:inline>
        </w:drawing>
      </w:r>
    </w:p>
    <w:p w:rsidR="009B1FEC" w:rsidRPr="00D91442" w:rsidRDefault="009B1FEC" w:rsidP="00F906B1">
      <w:pPr>
        <w:spacing w:line="324" w:lineRule="auto"/>
        <w:jc w:val="center"/>
        <w:rPr>
          <w:b/>
          <w:bCs/>
        </w:rPr>
      </w:pPr>
      <w:r w:rsidRPr="00D91442">
        <w:rPr>
          <w:b/>
          <w:bCs/>
        </w:rPr>
        <w:t>Рис</w:t>
      </w:r>
      <w:r>
        <w:rPr>
          <w:b/>
          <w:bCs/>
        </w:rPr>
        <w:t>. 55.</w:t>
      </w:r>
      <w:r w:rsidRPr="00D91442">
        <w:rPr>
          <w:b/>
          <w:bCs/>
        </w:rPr>
        <w:t xml:space="preserve"> </w:t>
      </w:r>
      <w:r w:rsidRPr="00D91442">
        <w:t>Генератор программного кода</w:t>
      </w:r>
    </w:p>
    <w:p w:rsidR="009B1FEC" w:rsidRPr="00D91442" w:rsidRDefault="009B1FEC" w:rsidP="00F906B1">
      <w:pPr>
        <w:widowControl w:val="0"/>
        <w:ind w:firstLine="709"/>
        <w:jc w:val="both"/>
        <w:rPr>
          <w:sz w:val="28"/>
          <w:szCs w:val="28"/>
        </w:rPr>
      </w:pPr>
    </w:p>
    <w:p w:rsidR="009B1FEC" w:rsidRPr="00F906B1" w:rsidRDefault="009B1FEC" w:rsidP="00F906B1">
      <w:pPr>
        <w:widowControl w:val="0"/>
        <w:spacing w:line="360" w:lineRule="auto"/>
        <w:ind w:firstLine="709"/>
        <w:jc w:val="both"/>
      </w:pPr>
      <w:r w:rsidRPr="00F906B1">
        <w:t xml:space="preserve">В результате генерации программного кода будет получен </w:t>
      </w:r>
      <w:r>
        <w:t>следующий «</w:t>
      </w:r>
      <w:r w:rsidRPr="00F906B1">
        <w:t>скелетный</w:t>
      </w:r>
      <w:r>
        <w:t>»</w:t>
      </w:r>
      <w:r w:rsidRPr="00F906B1">
        <w:t xml:space="preserve"> код:</w:t>
      </w:r>
    </w:p>
    <w:p w:rsidR="009B1FEC" w:rsidRPr="00B77D23" w:rsidRDefault="009B1FEC" w:rsidP="00F906B1">
      <w:pPr>
        <w:widowControl w:val="0"/>
        <w:ind w:firstLine="709"/>
        <w:jc w:val="both"/>
        <w:rPr>
          <w:rFonts w:ascii="Courier" w:hAnsi="Courier" w:cs="Courier"/>
          <w:sz w:val="22"/>
          <w:szCs w:val="22"/>
          <w:lang w:val="en-US"/>
        </w:rPr>
      </w:pPr>
      <w:r w:rsidRPr="00B77D23">
        <w:rPr>
          <w:rFonts w:ascii="Courier" w:hAnsi="Courier" w:cs="Courier"/>
          <w:sz w:val="22"/>
          <w:szCs w:val="22"/>
          <w:lang w:val="en-US"/>
        </w:rPr>
        <w:lastRenderedPageBreak/>
        <w:t>{*******************************************************}</w:t>
      </w:r>
    </w:p>
    <w:p w:rsidR="009B1FEC" w:rsidRPr="00D91442" w:rsidRDefault="009B1FEC" w:rsidP="00F906B1">
      <w:pPr>
        <w:widowControl w:val="0"/>
        <w:ind w:firstLine="709"/>
        <w:jc w:val="both"/>
        <w:rPr>
          <w:rFonts w:ascii="Courier" w:hAnsi="Courier" w:cs="Courier"/>
          <w:sz w:val="22"/>
          <w:szCs w:val="22"/>
          <w:lang w:val="en-US"/>
        </w:rPr>
      </w:pPr>
      <w:r w:rsidRPr="00D91442">
        <w:rPr>
          <w:rFonts w:ascii="Courier" w:hAnsi="Courier" w:cs="Courier"/>
          <w:sz w:val="22"/>
          <w:szCs w:val="22"/>
          <w:lang w:val="en-US"/>
        </w:rPr>
        <w:t xml:space="preserve">{* </w:t>
      </w:r>
    </w:p>
    <w:p w:rsidR="009B1FEC" w:rsidRPr="00D91442" w:rsidRDefault="009B1FEC" w:rsidP="00F906B1">
      <w:pPr>
        <w:widowControl w:val="0"/>
        <w:ind w:firstLine="709"/>
        <w:jc w:val="both"/>
        <w:rPr>
          <w:rFonts w:ascii="Courier" w:hAnsi="Courier" w:cs="Courier"/>
          <w:sz w:val="22"/>
          <w:szCs w:val="22"/>
          <w:lang w:val="en-US"/>
        </w:rPr>
      </w:pPr>
      <w:r w:rsidRPr="00D91442">
        <w:rPr>
          <w:rFonts w:ascii="Courier" w:hAnsi="Courier" w:cs="Courier"/>
          <w:sz w:val="22"/>
          <w:szCs w:val="22"/>
          <w:lang w:val="en-US"/>
        </w:rPr>
        <w:t>{* uDefect.pas</w:t>
      </w:r>
    </w:p>
    <w:p w:rsidR="009B1FEC" w:rsidRPr="00D91442" w:rsidRDefault="009B1FEC" w:rsidP="00F906B1">
      <w:pPr>
        <w:widowControl w:val="0"/>
        <w:ind w:firstLine="709"/>
        <w:jc w:val="both"/>
        <w:rPr>
          <w:rFonts w:ascii="Courier" w:hAnsi="Courier" w:cs="Courier"/>
          <w:sz w:val="22"/>
          <w:szCs w:val="22"/>
          <w:lang w:val="en-US"/>
        </w:rPr>
      </w:pPr>
      <w:r w:rsidRPr="00D91442">
        <w:rPr>
          <w:rFonts w:ascii="Courier" w:hAnsi="Courier" w:cs="Courier"/>
          <w:sz w:val="22"/>
          <w:szCs w:val="22"/>
          <w:lang w:val="en-US"/>
        </w:rPr>
        <w:t>{* Delphi Implementation of the Class Defect</w:t>
      </w:r>
    </w:p>
    <w:p w:rsidR="009B1FEC" w:rsidRPr="00D91442" w:rsidRDefault="009B1FEC" w:rsidP="00F906B1">
      <w:pPr>
        <w:widowControl w:val="0"/>
        <w:ind w:firstLine="709"/>
        <w:jc w:val="both"/>
        <w:rPr>
          <w:rFonts w:ascii="Courier" w:hAnsi="Courier" w:cs="Courier"/>
          <w:sz w:val="22"/>
          <w:szCs w:val="22"/>
          <w:lang w:val="en-US"/>
        </w:rPr>
      </w:pPr>
      <w:r w:rsidRPr="00D91442">
        <w:rPr>
          <w:rFonts w:ascii="Courier" w:hAnsi="Courier" w:cs="Courier"/>
          <w:sz w:val="22"/>
          <w:szCs w:val="22"/>
          <w:lang w:val="en-US"/>
        </w:rPr>
        <w:t>{* Generated by Enterprise Architect</w:t>
      </w:r>
    </w:p>
    <w:p w:rsidR="009B1FEC" w:rsidRPr="00D91442" w:rsidRDefault="009B1FEC" w:rsidP="00F906B1">
      <w:pPr>
        <w:widowControl w:val="0"/>
        <w:ind w:firstLine="709"/>
        <w:jc w:val="both"/>
        <w:rPr>
          <w:rFonts w:ascii="Courier" w:hAnsi="Courier" w:cs="Courier"/>
          <w:sz w:val="22"/>
          <w:szCs w:val="22"/>
          <w:lang w:val="en-US"/>
        </w:rPr>
      </w:pPr>
      <w:r w:rsidRPr="00D91442">
        <w:rPr>
          <w:rFonts w:ascii="Courier" w:hAnsi="Courier" w:cs="Courier"/>
          <w:sz w:val="22"/>
          <w:szCs w:val="22"/>
          <w:lang w:val="en-US"/>
        </w:rPr>
        <w:t>{* Created on:      11-мар-2015 13:37:23</w:t>
      </w:r>
    </w:p>
    <w:p w:rsidR="009B1FEC" w:rsidRPr="00D91442" w:rsidRDefault="009B1FEC" w:rsidP="00F906B1">
      <w:pPr>
        <w:widowControl w:val="0"/>
        <w:ind w:firstLine="709"/>
        <w:jc w:val="both"/>
        <w:rPr>
          <w:rFonts w:ascii="Courier" w:hAnsi="Courier" w:cs="Courier"/>
          <w:sz w:val="22"/>
          <w:szCs w:val="22"/>
          <w:lang w:val="en-US"/>
        </w:rPr>
      </w:pPr>
      <w:r w:rsidRPr="00D91442">
        <w:rPr>
          <w:rFonts w:ascii="Courier" w:hAnsi="Courier" w:cs="Courier"/>
          <w:sz w:val="22"/>
          <w:szCs w:val="22"/>
          <w:lang w:val="en-US"/>
        </w:rPr>
        <w:t>{* Original author: User</w:t>
      </w:r>
    </w:p>
    <w:p w:rsidR="009B1FEC" w:rsidRPr="00D91442" w:rsidRDefault="009B1FEC" w:rsidP="00F906B1">
      <w:pPr>
        <w:widowControl w:val="0"/>
        <w:ind w:firstLine="709"/>
        <w:jc w:val="both"/>
        <w:rPr>
          <w:rFonts w:ascii="Courier" w:hAnsi="Courier" w:cs="Courier"/>
          <w:sz w:val="22"/>
          <w:szCs w:val="22"/>
          <w:lang w:val="en-US"/>
        </w:rPr>
      </w:pPr>
      <w:r w:rsidRPr="00D91442">
        <w:rPr>
          <w:rFonts w:ascii="Courier" w:hAnsi="Courier" w:cs="Courier"/>
          <w:sz w:val="22"/>
          <w:szCs w:val="22"/>
          <w:lang w:val="en-US"/>
        </w:rPr>
        <w:t xml:space="preserve">{*  </w:t>
      </w:r>
    </w:p>
    <w:p w:rsidR="009B1FEC" w:rsidRPr="00D91442" w:rsidRDefault="009B1FEC" w:rsidP="00F906B1">
      <w:pPr>
        <w:widowControl w:val="0"/>
        <w:ind w:firstLine="709"/>
        <w:jc w:val="both"/>
        <w:rPr>
          <w:rFonts w:ascii="Courier" w:hAnsi="Courier" w:cs="Courier"/>
          <w:sz w:val="22"/>
          <w:szCs w:val="22"/>
          <w:lang w:val="en-US"/>
        </w:rPr>
      </w:pPr>
      <w:r w:rsidRPr="00D91442">
        <w:rPr>
          <w:rFonts w:ascii="Courier" w:hAnsi="Courier" w:cs="Courier"/>
          <w:sz w:val="22"/>
          <w:szCs w:val="22"/>
          <w:lang w:val="en-US"/>
        </w:rPr>
        <w:t>{*******************************************************}</w:t>
      </w:r>
    </w:p>
    <w:p w:rsidR="009B1FEC" w:rsidRPr="00D91442" w:rsidRDefault="009B1FEC" w:rsidP="00F906B1">
      <w:pPr>
        <w:widowControl w:val="0"/>
        <w:ind w:firstLine="709"/>
        <w:jc w:val="both"/>
        <w:rPr>
          <w:rFonts w:ascii="Courier" w:hAnsi="Courier" w:cs="Courier"/>
          <w:sz w:val="22"/>
          <w:szCs w:val="22"/>
          <w:lang w:val="en-US"/>
        </w:rPr>
      </w:pPr>
    </w:p>
    <w:p w:rsidR="009B1FEC" w:rsidRPr="00D91442" w:rsidRDefault="009B1FEC" w:rsidP="00F906B1">
      <w:pPr>
        <w:widowControl w:val="0"/>
        <w:ind w:firstLine="709"/>
        <w:jc w:val="both"/>
        <w:rPr>
          <w:rFonts w:ascii="Courier" w:hAnsi="Courier" w:cs="Courier"/>
          <w:sz w:val="22"/>
          <w:szCs w:val="22"/>
          <w:lang w:val="en-US"/>
        </w:rPr>
      </w:pPr>
      <w:r w:rsidRPr="00D91442">
        <w:rPr>
          <w:rFonts w:ascii="Courier" w:hAnsi="Courier" w:cs="Courier"/>
          <w:sz w:val="22"/>
          <w:szCs w:val="22"/>
          <w:lang w:val="en-US"/>
        </w:rPr>
        <w:t>unit uDefect;</w:t>
      </w:r>
    </w:p>
    <w:p w:rsidR="009B1FEC" w:rsidRPr="00D91442" w:rsidRDefault="009B1FEC" w:rsidP="00F906B1">
      <w:pPr>
        <w:widowControl w:val="0"/>
        <w:ind w:firstLine="709"/>
        <w:jc w:val="both"/>
        <w:rPr>
          <w:rFonts w:ascii="Courier" w:hAnsi="Courier" w:cs="Courier"/>
          <w:sz w:val="22"/>
          <w:szCs w:val="22"/>
          <w:lang w:val="en-US"/>
        </w:rPr>
      </w:pPr>
    </w:p>
    <w:p w:rsidR="009B1FEC" w:rsidRPr="00D91442" w:rsidRDefault="009B1FEC" w:rsidP="00F906B1">
      <w:pPr>
        <w:widowControl w:val="0"/>
        <w:ind w:firstLine="709"/>
        <w:jc w:val="both"/>
        <w:rPr>
          <w:rFonts w:ascii="Courier" w:hAnsi="Courier" w:cs="Courier"/>
          <w:sz w:val="22"/>
          <w:szCs w:val="22"/>
          <w:lang w:val="en-US"/>
        </w:rPr>
      </w:pPr>
      <w:r w:rsidRPr="00D91442">
        <w:rPr>
          <w:rFonts w:ascii="Courier" w:hAnsi="Courier" w:cs="Courier"/>
          <w:sz w:val="22"/>
          <w:szCs w:val="22"/>
          <w:lang w:val="en-US"/>
        </w:rPr>
        <w:t>interface</w:t>
      </w:r>
    </w:p>
    <w:p w:rsidR="009B1FEC" w:rsidRPr="00D91442" w:rsidRDefault="009B1FEC" w:rsidP="00F906B1">
      <w:pPr>
        <w:widowControl w:val="0"/>
        <w:ind w:firstLine="709"/>
        <w:jc w:val="both"/>
        <w:rPr>
          <w:rFonts w:ascii="Courier" w:hAnsi="Courier" w:cs="Courier"/>
          <w:sz w:val="22"/>
          <w:szCs w:val="22"/>
          <w:lang w:val="en-US"/>
        </w:rPr>
      </w:pPr>
    </w:p>
    <w:p w:rsidR="009B1FEC" w:rsidRPr="00D91442" w:rsidRDefault="009B1FEC" w:rsidP="00F906B1">
      <w:pPr>
        <w:widowControl w:val="0"/>
        <w:ind w:firstLine="709"/>
        <w:jc w:val="both"/>
        <w:rPr>
          <w:rFonts w:ascii="Courier" w:hAnsi="Courier" w:cs="Courier"/>
          <w:sz w:val="22"/>
          <w:szCs w:val="22"/>
          <w:lang w:val="en-US"/>
        </w:rPr>
      </w:pPr>
      <w:r w:rsidRPr="00D91442">
        <w:rPr>
          <w:rFonts w:ascii="Courier" w:hAnsi="Courier" w:cs="Courier"/>
          <w:sz w:val="22"/>
          <w:szCs w:val="22"/>
          <w:lang w:val="en-US"/>
        </w:rPr>
        <w:t>type</w:t>
      </w:r>
    </w:p>
    <w:p w:rsidR="009B1FEC" w:rsidRPr="00D91442" w:rsidRDefault="009B1FEC" w:rsidP="00F906B1">
      <w:pPr>
        <w:widowControl w:val="0"/>
        <w:ind w:firstLine="709"/>
        <w:jc w:val="both"/>
        <w:rPr>
          <w:rFonts w:ascii="Courier" w:hAnsi="Courier" w:cs="Courier"/>
          <w:sz w:val="22"/>
          <w:szCs w:val="22"/>
          <w:lang w:val="en-US"/>
        </w:rPr>
      </w:pPr>
    </w:p>
    <w:p w:rsidR="009B1FEC" w:rsidRPr="00D91442" w:rsidRDefault="009B1FEC" w:rsidP="00F906B1">
      <w:pPr>
        <w:widowControl w:val="0"/>
        <w:ind w:firstLine="709"/>
        <w:jc w:val="both"/>
        <w:rPr>
          <w:rFonts w:ascii="Courier" w:hAnsi="Courier" w:cs="Courier"/>
          <w:sz w:val="22"/>
          <w:szCs w:val="22"/>
          <w:lang w:val="en-US"/>
        </w:rPr>
      </w:pPr>
      <w:r w:rsidRPr="00D91442">
        <w:rPr>
          <w:rFonts w:ascii="Courier" w:hAnsi="Courier" w:cs="Courier"/>
          <w:sz w:val="22"/>
          <w:szCs w:val="22"/>
          <w:lang w:val="en-US"/>
        </w:rPr>
        <w:t xml:space="preserve">  Defect = class</w:t>
      </w:r>
    </w:p>
    <w:p w:rsidR="009B1FEC" w:rsidRPr="00D91442" w:rsidRDefault="009B1FEC" w:rsidP="00F906B1">
      <w:pPr>
        <w:widowControl w:val="0"/>
        <w:ind w:firstLine="709"/>
        <w:jc w:val="both"/>
        <w:rPr>
          <w:rFonts w:ascii="Courier" w:hAnsi="Courier" w:cs="Courier"/>
          <w:sz w:val="22"/>
          <w:szCs w:val="22"/>
          <w:lang w:val="en-US"/>
        </w:rPr>
      </w:pPr>
      <w:r w:rsidRPr="00D91442">
        <w:rPr>
          <w:rFonts w:ascii="Courier" w:hAnsi="Courier" w:cs="Courier"/>
          <w:sz w:val="22"/>
          <w:szCs w:val="22"/>
          <w:lang w:val="en-US"/>
        </w:rPr>
        <w:t xml:space="preserve">  public</w:t>
      </w:r>
    </w:p>
    <w:p w:rsidR="009B1FEC" w:rsidRPr="00D91442" w:rsidRDefault="009B1FEC" w:rsidP="00F906B1">
      <w:pPr>
        <w:widowControl w:val="0"/>
        <w:ind w:firstLine="709"/>
        <w:jc w:val="both"/>
        <w:rPr>
          <w:rFonts w:ascii="Courier" w:hAnsi="Courier" w:cs="Courier"/>
          <w:sz w:val="22"/>
          <w:szCs w:val="22"/>
          <w:lang w:val="en-US"/>
        </w:rPr>
      </w:pPr>
      <w:r w:rsidRPr="00D91442">
        <w:rPr>
          <w:rFonts w:ascii="Courier" w:hAnsi="Courier" w:cs="Courier"/>
          <w:sz w:val="22"/>
          <w:szCs w:val="22"/>
          <w:lang w:val="en-US"/>
        </w:rPr>
        <w:t xml:space="preserve">    Name: string;</w:t>
      </w:r>
    </w:p>
    <w:p w:rsidR="009B1FEC" w:rsidRPr="00D91442" w:rsidRDefault="009B1FEC" w:rsidP="00F906B1">
      <w:pPr>
        <w:widowControl w:val="0"/>
        <w:ind w:firstLine="709"/>
        <w:jc w:val="both"/>
        <w:rPr>
          <w:rFonts w:ascii="Courier" w:hAnsi="Courier" w:cs="Courier"/>
          <w:sz w:val="22"/>
          <w:szCs w:val="22"/>
          <w:lang w:val="en-US"/>
        </w:rPr>
      </w:pPr>
      <w:r w:rsidRPr="00D91442">
        <w:rPr>
          <w:rFonts w:ascii="Courier" w:hAnsi="Courier" w:cs="Courier"/>
          <w:sz w:val="22"/>
          <w:szCs w:val="22"/>
          <w:lang w:val="en-US"/>
        </w:rPr>
        <w:t xml:space="preserve">    Value: string;</w:t>
      </w:r>
    </w:p>
    <w:p w:rsidR="009B1FEC" w:rsidRPr="00D91442" w:rsidRDefault="009B1FEC" w:rsidP="00F906B1">
      <w:pPr>
        <w:widowControl w:val="0"/>
        <w:ind w:firstLine="709"/>
        <w:jc w:val="both"/>
        <w:rPr>
          <w:rFonts w:ascii="Courier" w:hAnsi="Courier" w:cs="Courier"/>
          <w:sz w:val="22"/>
          <w:szCs w:val="22"/>
          <w:lang w:val="en-US"/>
        </w:rPr>
      </w:pPr>
      <w:r w:rsidRPr="00D91442">
        <w:rPr>
          <w:rFonts w:ascii="Courier" w:hAnsi="Courier" w:cs="Courier"/>
          <w:sz w:val="22"/>
          <w:szCs w:val="22"/>
          <w:lang w:val="en-US"/>
        </w:rPr>
        <w:t xml:space="preserve">    constructor Create; overload;</w:t>
      </w:r>
    </w:p>
    <w:p w:rsidR="009B1FEC" w:rsidRPr="00D91442" w:rsidRDefault="009B1FEC" w:rsidP="00F906B1">
      <w:pPr>
        <w:widowControl w:val="0"/>
        <w:ind w:firstLine="709"/>
        <w:jc w:val="both"/>
        <w:rPr>
          <w:rFonts w:ascii="Courier" w:hAnsi="Courier" w:cs="Courier"/>
          <w:sz w:val="22"/>
          <w:szCs w:val="22"/>
          <w:lang w:val="en-US"/>
        </w:rPr>
      </w:pPr>
      <w:r w:rsidRPr="00D91442">
        <w:rPr>
          <w:rFonts w:ascii="Courier" w:hAnsi="Courier" w:cs="Courier"/>
          <w:sz w:val="22"/>
          <w:szCs w:val="22"/>
          <w:lang w:val="en-US"/>
        </w:rPr>
        <w:t xml:space="preserve">    destructor Destroy; override;</w:t>
      </w:r>
    </w:p>
    <w:p w:rsidR="009B1FEC" w:rsidRPr="00D91442" w:rsidRDefault="009B1FEC" w:rsidP="00F906B1">
      <w:pPr>
        <w:widowControl w:val="0"/>
        <w:ind w:firstLine="709"/>
        <w:jc w:val="both"/>
        <w:rPr>
          <w:rFonts w:ascii="Courier" w:hAnsi="Courier" w:cs="Courier"/>
          <w:sz w:val="22"/>
          <w:szCs w:val="22"/>
          <w:lang w:val="en-US"/>
        </w:rPr>
      </w:pPr>
      <w:r w:rsidRPr="00D91442">
        <w:rPr>
          <w:rFonts w:ascii="Courier" w:hAnsi="Courier" w:cs="Courier"/>
          <w:sz w:val="22"/>
          <w:szCs w:val="22"/>
          <w:lang w:val="en-US"/>
        </w:rPr>
        <w:t xml:space="preserve">  end;</w:t>
      </w:r>
    </w:p>
    <w:p w:rsidR="009B1FEC" w:rsidRPr="00D91442" w:rsidRDefault="009B1FEC" w:rsidP="00F906B1">
      <w:pPr>
        <w:widowControl w:val="0"/>
        <w:ind w:firstLine="709"/>
        <w:jc w:val="both"/>
        <w:rPr>
          <w:rFonts w:ascii="Courier" w:hAnsi="Courier" w:cs="Courier"/>
          <w:sz w:val="22"/>
          <w:szCs w:val="22"/>
          <w:lang w:val="en-US"/>
        </w:rPr>
      </w:pPr>
    </w:p>
    <w:p w:rsidR="009B1FEC" w:rsidRPr="00D91442" w:rsidRDefault="009B1FEC" w:rsidP="00F906B1">
      <w:pPr>
        <w:widowControl w:val="0"/>
        <w:ind w:firstLine="709"/>
        <w:jc w:val="both"/>
        <w:rPr>
          <w:rFonts w:ascii="Courier" w:hAnsi="Courier" w:cs="Courier"/>
          <w:sz w:val="22"/>
          <w:szCs w:val="22"/>
          <w:lang w:val="en-US"/>
        </w:rPr>
      </w:pPr>
      <w:r w:rsidRPr="00D91442">
        <w:rPr>
          <w:rFonts w:ascii="Courier" w:hAnsi="Courier" w:cs="Courier"/>
          <w:sz w:val="22"/>
          <w:szCs w:val="22"/>
          <w:lang w:val="en-US"/>
        </w:rPr>
        <w:t>implementation</w:t>
      </w:r>
    </w:p>
    <w:p w:rsidR="009B1FEC" w:rsidRPr="00D91442" w:rsidRDefault="009B1FEC" w:rsidP="00F906B1">
      <w:pPr>
        <w:widowControl w:val="0"/>
        <w:ind w:firstLine="709"/>
        <w:jc w:val="both"/>
        <w:rPr>
          <w:rFonts w:ascii="Courier" w:hAnsi="Courier" w:cs="Courier"/>
          <w:sz w:val="22"/>
          <w:szCs w:val="22"/>
          <w:lang w:val="en-US"/>
        </w:rPr>
      </w:pPr>
    </w:p>
    <w:p w:rsidR="009B1FEC" w:rsidRPr="00D91442" w:rsidRDefault="009B1FEC" w:rsidP="00F906B1">
      <w:pPr>
        <w:widowControl w:val="0"/>
        <w:ind w:firstLine="709"/>
        <w:jc w:val="both"/>
        <w:rPr>
          <w:rFonts w:ascii="Courier" w:hAnsi="Courier" w:cs="Courier"/>
          <w:sz w:val="22"/>
          <w:szCs w:val="22"/>
          <w:lang w:val="en-US"/>
        </w:rPr>
      </w:pPr>
    </w:p>
    <w:p w:rsidR="009B1FEC" w:rsidRPr="00D91442" w:rsidRDefault="009B1FEC" w:rsidP="00F906B1">
      <w:pPr>
        <w:widowControl w:val="0"/>
        <w:ind w:firstLine="709"/>
        <w:jc w:val="both"/>
        <w:rPr>
          <w:rFonts w:ascii="Courier" w:hAnsi="Courier" w:cs="Courier"/>
          <w:sz w:val="22"/>
          <w:szCs w:val="22"/>
          <w:lang w:val="en-US"/>
        </w:rPr>
      </w:pPr>
      <w:r w:rsidRPr="00D91442">
        <w:rPr>
          <w:rFonts w:ascii="Courier" w:hAnsi="Courier" w:cs="Courier"/>
          <w:sz w:val="22"/>
          <w:szCs w:val="22"/>
          <w:lang w:val="en-US"/>
        </w:rPr>
        <w:t>{implementation of Defect}</w:t>
      </w:r>
    </w:p>
    <w:p w:rsidR="009B1FEC" w:rsidRPr="00D91442" w:rsidRDefault="009B1FEC" w:rsidP="00F906B1">
      <w:pPr>
        <w:widowControl w:val="0"/>
        <w:ind w:firstLine="709"/>
        <w:jc w:val="both"/>
        <w:rPr>
          <w:rFonts w:ascii="Courier" w:hAnsi="Courier" w:cs="Courier"/>
          <w:sz w:val="22"/>
          <w:szCs w:val="22"/>
          <w:lang w:val="en-US"/>
        </w:rPr>
      </w:pPr>
    </w:p>
    <w:p w:rsidR="009B1FEC" w:rsidRPr="00D91442" w:rsidRDefault="009B1FEC" w:rsidP="00F906B1">
      <w:pPr>
        <w:widowControl w:val="0"/>
        <w:ind w:firstLine="709"/>
        <w:jc w:val="both"/>
        <w:rPr>
          <w:rFonts w:ascii="Courier" w:hAnsi="Courier" w:cs="Courier"/>
          <w:sz w:val="22"/>
          <w:szCs w:val="22"/>
          <w:lang w:val="en-US"/>
        </w:rPr>
      </w:pPr>
      <w:r w:rsidRPr="00D91442">
        <w:rPr>
          <w:rFonts w:ascii="Courier" w:hAnsi="Courier" w:cs="Courier"/>
          <w:sz w:val="22"/>
          <w:szCs w:val="22"/>
          <w:lang w:val="en-US"/>
        </w:rPr>
        <w:t>constructor Defect.Create;</w:t>
      </w:r>
    </w:p>
    <w:p w:rsidR="009B1FEC" w:rsidRPr="00D91442" w:rsidRDefault="009B1FEC" w:rsidP="00F906B1">
      <w:pPr>
        <w:widowControl w:val="0"/>
        <w:ind w:firstLine="709"/>
        <w:jc w:val="both"/>
        <w:rPr>
          <w:rFonts w:ascii="Courier" w:hAnsi="Courier" w:cs="Courier"/>
          <w:sz w:val="22"/>
          <w:szCs w:val="22"/>
          <w:lang w:val="en-US"/>
        </w:rPr>
      </w:pPr>
      <w:r w:rsidRPr="00D91442">
        <w:rPr>
          <w:rFonts w:ascii="Courier" w:hAnsi="Courier" w:cs="Courier"/>
          <w:sz w:val="22"/>
          <w:szCs w:val="22"/>
          <w:lang w:val="en-US"/>
        </w:rPr>
        <w:t>begin</w:t>
      </w:r>
    </w:p>
    <w:p w:rsidR="009B1FEC" w:rsidRPr="00D91442" w:rsidRDefault="009B1FEC" w:rsidP="00F906B1">
      <w:pPr>
        <w:widowControl w:val="0"/>
        <w:ind w:firstLine="709"/>
        <w:jc w:val="both"/>
        <w:rPr>
          <w:rFonts w:ascii="Courier" w:hAnsi="Courier" w:cs="Courier"/>
          <w:sz w:val="22"/>
          <w:szCs w:val="22"/>
          <w:lang w:val="en-US"/>
        </w:rPr>
      </w:pPr>
      <w:r w:rsidRPr="00D91442">
        <w:rPr>
          <w:rFonts w:ascii="Courier" w:hAnsi="Courier" w:cs="Courier"/>
          <w:sz w:val="22"/>
          <w:szCs w:val="22"/>
          <w:lang w:val="en-US"/>
        </w:rPr>
        <w:t xml:space="preserve">  inherited Create;</w:t>
      </w:r>
    </w:p>
    <w:p w:rsidR="009B1FEC" w:rsidRPr="00D91442" w:rsidRDefault="009B1FEC" w:rsidP="00F906B1">
      <w:pPr>
        <w:widowControl w:val="0"/>
        <w:ind w:firstLine="709"/>
        <w:jc w:val="both"/>
        <w:rPr>
          <w:rFonts w:ascii="Courier" w:hAnsi="Courier" w:cs="Courier"/>
          <w:sz w:val="22"/>
          <w:szCs w:val="22"/>
          <w:lang w:val="en-US"/>
        </w:rPr>
      </w:pPr>
      <w:r w:rsidRPr="00D91442">
        <w:rPr>
          <w:rFonts w:ascii="Courier" w:hAnsi="Courier" w:cs="Courier"/>
          <w:sz w:val="22"/>
          <w:szCs w:val="22"/>
          <w:lang w:val="en-US"/>
        </w:rPr>
        <w:t>end;</w:t>
      </w:r>
    </w:p>
    <w:p w:rsidR="009B1FEC" w:rsidRPr="00D91442" w:rsidRDefault="009B1FEC" w:rsidP="00F906B1">
      <w:pPr>
        <w:widowControl w:val="0"/>
        <w:ind w:firstLine="709"/>
        <w:jc w:val="both"/>
        <w:rPr>
          <w:rFonts w:ascii="Courier" w:hAnsi="Courier" w:cs="Courier"/>
          <w:sz w:val="22"/>
          <w:szCs w:val="22"/>
          <w:lang w:val="en-US"/>
        </w:rPr>
      </w:pPr>
    </w:p>
    <w:p w:rsidR="009B1FEC" w:rsidRPr="00D91442" w:rsidRDefault="009B1FEC" w:rsidP="00F906B1">
      <w:pPr>
        <w:widowControl w:val="0"/>
        <w:ind w:firstLine="709"/>
        <w:jc w:val="both"/>
        <w:rPr>
          <w:rFonts w:ascii="Courier" w:hAnsi="Courier" w:cs="Courier"/>
          <w:sz w:val="22"/>
          <w:szCs w:val="22"/>
          <w:lang w:val="en-US"/>
        </w:rPr>
      </w:pPr>
      <w:r w:rsidRPr="00D91442">
        <w:rPr>
          <w:rFonts w:ascii="Courier" w:hAnsi="Courier" w:cs="Courier"/>
          <w:sz w:val="22"/>
          <w:szCs w:val="22"/>
          <w:lang w:val="en-US"/>
        </w:rPr>
        <w:t>destructor Defect.Destroy;</w:t>
      </w:r>
    </w:p>
    <w:p w:rsidR="009B1FEC" w:rsidRPr="00D91442" w:rsidRDefault="009B1FEC" w:rsidP="00F906B1">
      <w:pPr>
        <w:widowControl w:val="0"/>
        <w:ind w:firstLine="709"/>
        <w:jc w:val="both"/>
        <w:rPr>
          <w:rFonts w:ascii="Courier" w:hAnsi="Courier" w:cs="Courier"/>
          <w:sz w:val="22"/>
          <w:szCs w:val="22"/>
          <w:lang w:val="en-US"/>
        </w:rPr>
      </w:pPr>
      <w:r w:rsidRPr="00D91442">
        <w:rPr>
          <w:rFonts w:ascii="Courier" w:hAnsi="Courier" w:cs="Courier"/>
          <w:sz w:val="22"/>
          <w:szCs w:val="22"/>
          <w:lang w:val="en-US"/>
        </w:rPr>
        <w:t>begin</w:t>
      </w:r>
    </w:p>
    <w:p w:rsidR="009B1FEC" w:rsidRPr="00D91442" w:rsidRDefault="009B1FEC" w:rsidP="00F906B1">
      <w:pPr>
        <w:widowControl w:val="0"/>
        <w:ind w:firstLine="709"/>
        <w:jc w:val="both"/>
        <w:rPr>
          <w:rFonts w:ascii="Courier" w:hAnsi="Courier" w:cs="Courier"/>
          <w:sz w:val="22"/>
          <w:szCs w:val="22"/>
          <w:lang w:val="en-US"/>
        </w:rPr>
      </w:pPr>
      <w:r w:rsidRPr="00D91442">
        <w:rPr>
          <w:rFonts w:ascii="Courier" w:hAnsi="Courier" w:cs="Courier"/>
          <w:sz w:val="22"/>
          <w:szCs w:val="22"/>
          <w:lang w:val="en-US"/>
        </w:rPr>
        <w:t xml:space="preserve">  inherited Destroy;</w:t>
      </w:r>
    </w:p>
    <w:p w:rsidR="009B1FEC" w:rsidRPr="00D91442" w:rsidRDefault="009B1FEC" w:rsidP="00F906B1">
      <w:pPr>
        <w:widowControl w:val="0"/>
        <w:ind w:firstLine="709"/>
        <w:jc w:val="both"/>
        <w:rPr>
          <w:rFonts w:ascii="Courier" w:hAnsi="Courier" w:cs="Courier"/>
          <w:sz w:val="22"/>
          <w:szCs w:val="22"/>
          <w:lang w:val="en-US"/>
        </w:rPr>
      </w:pPr>
      <w:r w:rsidRPr="00D91442">
        <w:rPr>
          <w:rFonts w:ascii="Courier" w:hAnsi="Courier" w:cs="Courier"/>
          <w:sz w:val="22"/>
          <w:szCs w:val="22"/>
          <w:lang w:val="en-US"/>
        </w:rPr>
        <w:t>end;</w:t>
      </w:r>
    </w:p>
    <w:p w:rsidR="009B1FEC" w:rsidRPr="00D91442" w:rsidRDefault="009B1FEC" w:rsidP="00F906B1">
      <w:pPr>
        <w:widowControl w:val="0"/>
        <w:ind w:firstLine="709"/>
        <w:jc w:val="both"/>
        <w:rPr>
          <w:rFonts w:ascii="Courier" w:hAnsi="Courier" w:cs="Courier"/>
          <w:sz w:val="22"/>
          <w:szCs w:val="22"/>
          <w:lang w:val="en-US"/>
        </w:rPr>
      </w:pPr>
    </w:p>
    <w:p w:rsidR="009B1FEC" w:rsidRPr="00D91442" w:rsidRDefault="009B1FEC" w:rsidP="00F906B1">
      <w:pPr>
        <w:widowControl w:val="0"/>
        <w:ind w:firstLine="709"/>
        <w:jc w:val="both"/>
        <w:rPr>
          <w:rFonts w:ascii="Courier" w:hAnsi="Courier" w:cs="Courier"/>
          <w:sz w:val="22"/>
          <w:szCs w:val="22"/>
          <w:lang w:val="en-US"/>
        </w:rPr>
      </w:pPr>
      <w:r w:rsidRPr="00D91442">
        <w:rPr>
          <w:rFonts w:ascii="Courier" w:hAnsi="Courier" w:cs="Courier"/>
          <w:sz w:val="22"/>
          <w:szCs w:val="22"/>
          <w:lang w:val="en-US"/>
        </w:rPr>
        <w:t>end.</w:t>
      </w:r>
    </w:p>
    <w:p w:rsidR="009B1FEC" w:rsidRPr="00F906B1" w:rsidRDefault="009B1FEC" w:rsidP="00F906B1"/>
    <w:p w:rsidR="009B1FEC" w:rsidRDefault="009B1FEC" w:rsidP="00BC1B82">
      <w:pPr>
        <w:pStyle w:val="1"/>
        <w:numPr>
          <w:ilvl w:val="0"/>
          <w:numId w:val="15"/>
        </w:numPr>
      </w:pPr>
      <w:bookmarkStart w:id="19" w:name="_Toc493076464"/>
      <w:r>
        <w:t>Формирование отчетов</w:t>
      </w:r>
      <w:r>
        <w:rPr>
          <w:rStyle w:val="af2"/>
        </w:rPr>
        <w:footnoteReference w:id="2"/>
      </w:r>
      <w:bookmarkEnd w:id="19"/>
    </w:p>
    <w:p w:rsidR="009B1FEC" w:rsidRDefault="009B1FEC" w:rsidP="009C1FDD"/>
    <w:p w:rsidR="009B1FEC" w:rsidRPr="00766662" w:rsidRDefault="009B1FEC" w:rsidP="009C1FDD">
      <w:pPr>
        <w:spacing w:line="360" w:lineRule="auto"/>
        <w:ind w:firstLine="567"/>
        <w:jc w:val="both"/>
        <w:rPr>
          <w:lang w:val="en-US"/>
        </w:rPr>
      </w:pPr>
      <w:r>
        <w:t xml:space="preserve">Для формирования отчетов в EA </w:t>
      </w:r>
      <w:r w:rsidRPr="009C1FDD">
        <w:t xml:space="preserve">в </w:t>
      </w:r>
      <w:r>
        <w:t>пункте</w:t>
      </w:r>
      <w:r w:rsidRPr="009C1FDD">
        <w:t xml:space="preserve"> </w:t>
      </w:r>
      <w:r>
        <w:t>меню</w:t>
      </w:r>
      <w:r w:rsidRPr="009C1FDD">
        <w:t xml:space="preserve"> </w:t>
      </w:r>
      <w:r w:rsidRPr="009C1FDD">
        <w:rPr>
          <w:lang w:val="en-US"/>
        </w:rPr>
        <w:t>Project</w:t>
      </w:r>
      <w:r w:rsidR="001B253B" w:rsidRPr="00766662">
        <w:rPr>
          <w:lang w:val="en-US"/>
        </w:rPr>
        <w:t xml:space="preserve"> </w:t>
      </w:r>
      <w:r>
        <w:t>выбираем</w:t>
      </w:r>
      <w:r w:rsidR="001B253B" w:rsidRPr="00766662">
        <w:rPr>
          <w:lang w:val="en-US"/>
        </w:rPr>
        <w:t xml:space="preserve"> </w:t>
      </w:r>
      <w:r>
        <w:t>пункт</w:t>
      </w:r>
      <w:r w:rsidR="001B253B" w:rsidRPr="00766662">
        <w:rPr>
          <w:lang w:val="en-US"/>
        </w:rPr>
        <w:t xml:space="preserve"> </w:t>
      </w:r>
      <w:r w:rsidRPr="009C1FDD">
        <w:rPr>
          <w:lang w:val="en-US"/>
        </w:rPr>
        <w:t>Documentation</w:t>
      </w:r>
      <w:r w:rsidR="001B253B" w:rsidRPr="00766662">
        <w:rPr>
          <w:lang w:val="en-US"/>
        </w:rPr>
        <w:t xml:space="preserve">, </w:t>
      </w:r>
      <w:r>
        <w:t>в</w:t>
      </w:r>
      <w:r w:rsidR="001B253B" w:rsidRPr="00766662">
        <w:rPr>
          <w:lang w:val="en-US"/>
        </w:rPr>
        <w:t xml:space="preserve"> </w:t>
      </w:r>
      <w:r>
        <w:t>котором</w:t>
      </w:r>
      <w:r w:rsidR="001B253B" w:rsidRPr="00766662">
        <w:rPr>
          <w:lang w:val="en-US"/>
        </w:rPr>
        <w:t xml:space="preserve"> </w:t>
      </w:r>
      <w:r>
        <w:t>указываем</w:t>
      </w:r>
      <w:r w:rsidR="001B253B" w:rsidRPr="00766662">
        <w:rPr>
          <w:lang w:val="en-US"/>
        </w:rPr>
        <w:t xml:space="preserve"> </w:t>
      </w:r>
      <w:r>
        <w:rPr>
          <w:lang w:val="en-US"/>
        </w:rPr>
        <w:t>Rich</w:t>
      </w:r>
      <w:r w:rsidR="001B253B" w:rsidRPr="00766662">
        <w:rPr>
          <w:lang w:val="en-US"/>
        </w:rPr>
        <w:t xml:space="preserve"> </w:t>
      </w:r>
      <w:r>
        <w:rPr>
          <w:lang w:val="en-US"/>
        </w:rPr>
        <w:t>Text</w:t>
      </w:r>
      <w:r w:rsidR="001B253B" w:rsidRPr="00766662">
        <w:rPr>
          <w:lang w:val="en-US"/>
        </w:rPr>
        <w:t xml:space="preserve"> </w:t>
      </w:r>
      <w:r>
        <w:rPr>
          <w:lang w:val="en-US"/>
        </w:rPr>
        <w:t>Format</w:t>
      </w:r>
      <w:r w:rsidR="001B253B" w:rsidRPr="00766662">
        <w:rPr>
          <w:lang w:val="en-US"/>
        </w:rPr>
        <w:t xml:space="preserve"> (</w:t>
      </w:r>
      <w:r>
        <w:rPr>
          <w:lang w:val="en-US"/>
        </w:rPr>
        <w:t>RTF</w:t>
      </w:r>
      <w:r w:rsidR="001B253B" w:rsidRPr="00766662">
        <w:rPr>
          <w:lang w:val="en-US"/>
        </w:rPr>
        <w:t xml:space="preserve">) </w:t>
      </w:r>
      <w:r>
        <w:rPr>
          <w:lang w:val="en-US"/>
        </w:rPr>
        <w:t>Report</w:t>
      </w:r>
      <w:r w:rsidR="001B253B" w:rsidRPr="00766662">
        <w:rPr>
          <w:lang w:val="en-US"/>
        </w:rPr>
        <w:t xml:space="preserve"> (</w:t>
      </w:r>
      <w:r>
        <w:t>рис</w:t>
      </w:r>
      <w:r w:rsidR="001B253B" w:rsidRPr="00766662">
        <w:rPr>
          <w:lang w:val="en-US"/>
        </w:rPr>
        <w:t>. 56).</w:t>
      </w:r>
    </w:p>
    <w:p w:rsidR="009B1FEC" w:rsidRDefault="00FE75A9" w:rsidP="009C1FDD">
      <w:pPr>
        <w:pStyle w:val="ae"/>
        <w:ind w:left="0"/>
      </w:pPr>
      <w:r>
        <w:rPr>
          <w:noProof/>
          <w:lang w:eastAsia="ru-RU"/>
        </w:rPr>
        <w:lastRenderedPageBreak/>
        <w:drawing>
          <wp:inline distT="0" distB="0" distL="0" distR="0">
            <wp:extent cx="5756910" cy="3371215"/>
            <wp:effectExtent l="19050" t="0" r="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38"/>
                    <a:srcRect/>
                    <a:stretch>
                      <a:fillRect/>
                    </a:stretch>
                  </pic:blipFill>
                  <pic:spPr bwMode="auto">
                    <a:xfrm>
                      <a:off x="0" y="0"/>
                      <a:ext cx="5756910" cy="3371215"/>
                    </a:xfrm>
                    <a:prstGeom prst="rect">
                      <a:avLst/>
                    </a:prstGeom>
                    <a:noFill/>
                    <a:ln w="9525">
                      <a:noFill/>
                      <a:miter lim="800000"/>
                      <a:headEnd/>
                      <a:tailEnd/>
                    </a:ln>
                  </pic:spPr>
                </pic:pic>
              </a:graphicData>
            </a:graphic>
          </wp:inline>
        </w:drawing>
      </w:r>
    </w:p>
    <w:p w:rsidR="009B1FEC" w:rsidRDefault="009B1FEC" w:rsidP="009C1FDD">
      <w:pPr>
        <w:spacing w:line="360" w:lineRule="auto"/>
        <w:jc w:val="center"/>
      </w:pPr>
      <w:r w:rsidRPr="00900A73">
        <w:rPr>
          <w:b/>
          <w:bCs/>
        </w:rPr>
        <w:t xml:space="preserve">Рис. </w:t>
      </w:r>
      <w:r w:rsidRPr="009C1FDD">
        <w:rPr>
          <w:b/>
          <w:bCs/>
        </w:rPr>
        <w:t>5</w:t>
      </w:r>
      <w:r>
        <w:rPr>
          <w:b/>
          <w:bCs/>
        </w:rPr>
        <w:t>6</w:t>
      </w:r>
      <w:r w:rsidRPr="00900A73">
        <w:rPr>
          <w:b/>
          <w:bCs/>
        </w:rPr>
        <w:t>.</w:t>
      </w:r>
      <w:r w:rsidRPr="009C1FDD">
        <w:t xml:space="preserve"> </w:t>
      </w:r>
      <w:r>
        <w:t>Выбор меню для создания отчета</w:t>
      </w:r>
    </w:p>
    <w:p w:rsidR="009B1FEC" w:rsidRPr="009C1FDD" w:rsidRDefault="009B1FEC" w:rsidP="009C1FDD">
      <w:pPr>
        <w:spacing w:line="360" w:lineRule="auto"/>
        <w:ind w:firstLine="567"/>
        <w:jc w:val="both"/>
      </w:pPr>
      <w:r>
        <w:t>Затем н</w:t>
      </w:r>
      <w:r w:rsidRPr="009C1FDD">
        <w:t xml:space="preserve">а вкладке </w:t>
      </w:r>
      <w:r>
        <w:rPr>
          <w:lang w:val="en-US"/>
        </w:rPr>
        <w:t>Generate</w:t>
      </w:r>
      <w:r>
        <w:t xml:space="preserve"> (рис. 57) в полях:</w:t>
      </w:r>
    </w:p>
    <w:p w:rsidR="009B1FEC" w:rsidRPr="007570D3" w:rsidRDefault="009B1FEC" w:rsidP="00D74473">
      <w:pPr>
        <w:pStyle w:val="ae"/>
        <w:numPr>
          <w:ilvl w:val="0"/>
          <w:numId w:val="16"/>
        </w:numPr>
        <w:spacing w:after="0" w:line="360" w:lineRule="auto"/>
        <w:ind w:left="1281" w:hanging="357"/>
        <w:jc w:val="both"/>
        <w:rPr>
          <w:rFonts w:ascii="Times New Roman" w:hAnsi="Times New Roman" w:cs="Times New Roman"/>
          <w:sz w:val="24"/>
          <w:szCs w:val="24"/>
        </w:rPr>
      </w:pPr>
      <w:r w:rsidRPr="009C1FDD">
        <w:rPr>
          <w:rFonts w:ascii="Times New Roman" w:hAnsi="Times New Roman" w:cs="Times New Roman"/>
          <w:sz w:val="24"/>
          <w:szCs w:val="24"/>
          <w:lang w:val="en-US"/>
        </w:rPr>
        <w:t>Root</w:t>
      </w:r>
      <w:r w:rsidRPr="009C1FDD">
        <w:rPr>
          <w:rFonts w:ascii="Times New Roman" w:hAnsi="Times New Roman" w:cs="Times New Roman"/>
          <w:sz w:val="24"/>
          <w:szCs w:val="24"/>
        </w:rPr>
        <w:t xml:space="preserve"> </w:t>
      </w:r>
      <w:r w:rsidRPr="009C1FDD">
        <w:rPr>
          <w:rFonts w:ascii="Times New Roman" w:hAnsi="Times New Roman" w:cs="Times New Roman"/>
          <w:sz w:val="24"/>
          <w:szCs w:val="24"/>
          <w:lang w:val="en-US"/>
        </w:rPr>
        <w:t>Package</w:t>
      </w:r>
      <w:r w:rsidRPr="009C1FDD">
        <w:rPr>
          <w:rFonts w:ascii="Times New Roman" w:hAnsi="Times New Roman" w:cs="Times New Roman"/>
          <w:sz w:val="24"/>
          <w:szCs w:val="24"/>
        </w:rPr>
        <w:t xml:space="preserve"> – указываем диаграмму, для которой будет создаваться отчет, по умолчанию </w:t>
      </w:r>
      <w:r>
        <w:rPr>
          <w:rFonts w:ascii="Times New Roman" w:hAnsi="Times New Roman" w:cs="Times New Roman"/>
          <w:sz w:val="24"/>
          <w:szCs w:val="24"/>
        </w:rPr>
        <w:t>указана</w:t>
      </w:r>
      <w:r w:rsidRPr="009C1FDD">
        <w:rPr>
          <w:rFonts w:ascii="Times New Roman" w:hAnsi="Times New Roman" w:cs="Times New Roman"/>
          <w:sz w:val="24"/>
          <w:szCs w:val="24"/>
        </w:rPr>
        <w:t xml:space="preserve"> диаграмма, которая активна </w:t>
      </w:r>
      <w:r w:rsidRPr="007570D3">
        <w:rPr>
          <w:rFonts w:ascii="Times New Roman" w:hAnsi="Times New Roman" w:cs="Times New Roman"/>
          <w:sz w:val="24"/>
          <w:szCs w:val="24"/>
        </w:rPr>
        <w:t xml:space="preserve">в окне </w:t>
      </w:r>
      <w:r w:rsidRPr="009C1FDD">
        <w:rPr>
          <w:rFonts w:ascii="Times New Roman" w:hAnsi="Times New Roman" w:cs="Times New Roman"/>
          <w:sz w:val="24"/>
          <w:szCs w:val="24"/>
          <w:lang w:val="en-US"/>
        </w:rPr>
        <w:t>Project</w:t>
      </w:r>
      <w:r w:rsidRPr="007570D3">
        <w:rPr>
          <w:rFonts w:ascii="Times New Roman" w:hAnsi="Times New Roman" w:cs="Times New Roman"/>
          <w:sz w:val="24"/>
          <w:szCs w:val="24"/>
        </w:rPr>
        <w:t xml:space="preserve"> </w:t>
      </w:r>
      <w:r w:rsidRPr="009C1FDD">
        <w:rPr>
          <w:rFonts w:ascii="Times New Roman" w:hAnsi="Times New Roman" w:cs="Times New Roman"/>
          <w:sz w:val="24"/>
          <w:szCs w:val="24"/>
          <w:lang w:val="en-US"/>
        </w:rPr>
        <w:t>Browser</w:t>
      </w:r>
      <w:r w:rsidRPr="007570D3">
        <w:rPr>
          <w:rFonts w:ascii="Times New Roman" w:hAnsi="Times New Roman" w:cs="Times New Roman"/>
          <w:sz w:val="24"/>
          <w:szCs w:val="24"/>
        </w:rPr>
        <w:t>;</w:t>
      </w:r>
    </w:p>
    <w:p w:rsidR="009B1FEC" w:rsidRPr="00B77D23" w:rsidRDefault="009B1FEC" w:rsidP="00D74473">
      <w:pPr>
        <w:pStyle w:val="ae"/>
        <w:numPr>
          <w:ilvl w:val="0"/>
          <w:numId w:val="16"/>
        </w:numPr>
        <w:spacing w:after="0" w:line="360" w:lineRule="auto"/>
        <w:ind w:left="1281" w:hanging="357"/>
        <w:jc w:val="both"/>
        <w:rPr>
          <w:rFonts w:ascii="Times New Roman" w:hAnsi="Times New Roman" w:cs="Times New Roman"/>
          <w:sz w:val="24"/>
          <w:szCs w:val="24"/>
        </w:rPr>
      </w:pPr>
      <w:r w:rsidRPr="009C1FDD">
        <w:rPr>
          <w:rFonts w:ascii="Times New Roman" w:hAnsi="Times New Roman" w:cs="Times New Roman"/>
          <w:sz w:val="24"/>
          <w:szCs w:val="24"/>
          <w:lang w:val="en-US"/>
        </w:rPr>
        <w:t>Output</w:t>
      </w:r>
      <w:r w:rsidRPr="00B77D23">
        <w:rPr>
          <w:rFonts w:ascii="Times New Roman" w:hAnsi="Times New Roman" w:cs="Times New Roman"/>
          <w:sz w:val="24"/>
          <w:szCs w:val="24"/>
        </w:rPr>
        <w:t xml:space="preserve"> </w:t>
      </w:r>
      <w:r w:rsidRPr="009C1FDD">
        <w:rPr>
          <w:rFonts w:ascii="Times New Roman" w:hAnsi="Times New Roman" w:cs="Times New Roman"/>
          <w:sz w:val="24"/>
          <w:szCs w:val="24"/>
          <w:lang w:val="en-US"/>
        </w:rPr>
        <w:t>To</w:t>
      </w:r>
      <w:r w:rsidRPr="00B77D23">
        <w:rPr>
          <w:rFonts w:ascii="Times New Roman" w:hAnsi="Times New Roman" w:cs="Times New Roman"/>
          <w:sz w:val="24"/>
          <w:szCs w:val="24"/>
        </w:rPr>
        <w:t xml:space="preserve"> </w:t>
      </w:r>
      <w:r w:rsidRPr="009C1FDD">
        <w:rPr>
          <w:rFonts w:ascii="Times New Roman" w:hAnsi="Times New Roman" w:cs="Times New Roman"/>
          <w:sz w:val="24"/>
          <w:szCs w:val="24"/>
          <w:lang w:val="en-US"/>
        </w:rPr>
        <w:t>File</w:t>
      </w:r>
      <w:r w:rsidRPr="00B77D23">
        <w:rPr>
          <w:rFonts w:ascii="Times New Roman" w:hAnsi="Times New Roman" w:cs="Times New Roman"/>
          <w:sz w:val="24"/>
          <w:szCs w:val="24"/>
        </w:rPr>
        <w:t xml:space="preserve"> – указываем имя файла создаваемого отчета;</w:t>
      </w:r>
    </w:p>
    <w:p w:rsidR="009B1FEC" w:rsidRPr="007570D3" w:rsidRDefault="009B1FEC" w:rsidP="00D74473">
      <w:pPr>
        <w:pStyle w:val="ae"/>
        <w:numPr>
          <w:ilvl w:val="0"/>
          <w:numId w:val="16"/>
        </w:numPr>
        <w:spacing w:after="0" w:line="360" w:lineRule="auto"/>
        <w:ind w:left="1281" w:hanging="357"/>
        <w:jc w:val="both"/>
        <w:rPr>
          <w:rFonts w:ascii="Times New Roman" w:hAnsi="Times New Roman" w:cs="Times New Roman"/>
          <w:sz w:val="24"/>
          <w:szCs w:val="24"/>
        </w:rPr>
      </w:pPr>
      <w:r w:rsidRPr="009C1FDD">
        <w:rPr>
          <w:rFonts w:ascii="Times New Roman" w:hAnsi="Times New Roman" w:cs="Times New Roman"/>
          <w:sz w:val="24"/>
          <w:szCs w:val="24"/>
          <w:lang w:val="en-US"/>
        </w:rPr>
        <w:t>Template</w:t>
      </w:r>
      <w:r>
        <w:rPr>
          <w:rFonts w:ascii="Times New Roman" w:hAnsi="Times New Roman" w:cs="Times New Roman"/>
          <w:sz w:val="24"/>
          <w:szCs w:val="24"/>
        </w:rPr>
        <w:t xml:space="preserve"> – выбираем</w:t>
      </w:r>
      <w:r w:rsidRPr="007570D3">
        <w:rPr>
          <w:rFonts w:ascii="Times New Roman" w:hAnsi="Times New Roman" w:cs="Times New Roman"/>
          <w:sz w:val="24"/>
          <w:szCs w:val="24"/>
        </w:rPr>
        <w:t xml:space="preserve"> ти</w:t>
      </w:r>
      <w:r>
        <w:rPr>
          <w:rFonts w:ascii="Times New Roman" w:hAnsi="Times New Roman" w:cs="Times New Roman"/>
          <w:sz w:val="24"/>
          <w:szCs w:val="24"/>
        </w:rPr>
        <w:t>п</w:t>
      </w:r>
      <w:r w:rsidRPr="007570D3">
        <w:rPr>
          <w:rFonts w:ascii="Times New Roman" w:hAnsi="Times New Roman" w:cs="Times New Roman"/>
          <w:sz w:val="24"/>
          <w:szCs w:val="24"/>
        </w:rPr>
        <w:t xml:space="preserve"> используемого шаблона (</w:t>
      </w:r>
      <w:r>
        <w:rPr>
          <w:rFonts w:ascii="Times New Roman" w:hAnsi="Times New Roman" w:cs="Times New Roman"/>
          <w:sz w:val="24"/>
          <w:szCs w:val="24"/>
        </w:rPr>
        <w:t>рекомендуется</w:t>
      </w:r>
      <w:r w:rsidRPr="007570D3">
        <w:rPr>
          <w:rFonts w:ascii="Times New Roman" w:hAnsi="Times New Roman" w:cs="Times New Roman"/>
          <w:sz w:val="24"/>
          <w:szCs w:val="24"/>
        </w:rPr>
        <w:t xml:space="preserve"> для всех отчетов использова</w:t>
      </w:r>
      <w:r>
        <w:rPr>
          <w:rFonts w:ascii="Times New Roman" w:hAnsi="Times New Roman" w:cs="Times New Roman"/>
          <w:sz w:val="24"/>
          <w:szCs w:val="24"/>
        </w:rPr>
        <w:t>ть</w:t>
      </w:r>
      <w:r w:rsidRPr="007570D3">
        <w:rPr>
          <w:rFonts w:ascii="Times New Roman" w:hAnsi="Times New Roman" w:cs="Times New Roman"/>
          <w:sz w:val="24"/>
          <w:szCs w:val="24"/>
        </w:rPr>
        <w:t xml:space="preserve"> базовый шаблон)</w:t>
      </w:r>
      <w:r>
        <w:rPr>
          <w:rFonts w:ascii="Times New Roman" w:hAnsi="Times New Roman" w:cs="Times New Roman"/>
          <w:sz w:val="24"/>
          <w:szCs w:val="24"/>
        </w:rPr>
        <w:t>.</w:t>
      </w:r>
    </w:p>
    <w:p w:rsidR="009B1FEC" w:rsidRDefault="00FE75A9" w:rsidP="009C1FDD">
      <w:pPr>
        <w:pStyle w:val="ae"/>
        <w:ind w:left="0"/>
      </w:pPr>
      <w:r>
        <w:rPr>
          <w:noProof/>
          <w:lang w:eastAsia="ru-RU"/>
        </w:rPr>
        <w:drawing>
          <wp:inline distT="0" distB="0" distL="0" distR="0">
            <wp:extent cx="5756910" cy="3371215"/>
            <wp:effectExtent l="19050" t="0" r="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39"/>
                    <a:srcRect/>
                    <a:stretch>
                      <a:fillRect/>
                    </a:stretch>
                  </pic:blipFill>
                  <pic:spPr bwMode="auto">
                    <a:xfrm>
                      <a:off x="0" y="0"/>
                      <a:ext cx="5756910" cy="3371215"/>
                    </a:xfrm>
                    <a:prstGeom prst="rect">
                      <a:avLst/>
                    </a:prstGeom>
                    <a:noFill/>
                    <a:ln w="9525">
                      <a:noFill/>
                      <a:miter lim="800000"/>
                      <a:headEnd/>
                      <a:tailEnd/>
                    </a:ln>
                  </pic:spPr>
                </pic:pic>
              </a:graphicData>
            </a:graphic>
          </wp:inline>
        </w:drawing>
      </w:r>
    </w:p>
    <w:p w:rsidR="009B1FEC" w:rsidRDefault="009B1FEC" w:rsidP="00F906B1">
      <w:pPr>
        <w:spacing w:after="120" w:line="360" w:lineRule="auto"/>
        <w:jc w:val="center"/>
      </w:pPr>
      <w:r w:rsidRPr="00900A73">
        <w:rPr>
          <w:b/>
          <w:bCs/>
        </w:rPr>
        <w:t xml:space="preserve">Рис. </w:t>
      </w:r>
      <w:r w:rsidRPr="009C1FDD">
        <w:rPr>
          <w:b/>
          <w:bCs/>
        </w:rPr>
        <w:t>5</w:t>
      </w:r>
      <w:r>
        <w:rPr>
          <w:b/>
          <w:bCs/>
        </w:rPr>
        <w:t>7</w:t>
      </w:r>
      <w:r w:rsidRPr="00900A73">
        <w:rPr>
          <w:b/>
          <w:bCs/>
        </w:rPr>
        <w:t>.</w:t>
      </w:r>
      <w:r w:rsidRPr="009C1FDD">
        <w:t xml:space="preserve"> </w:t>
      </w:r>
      <w:r>
        <w:t>Параметры создания отчета</w:t>
      </w:r>
    </w:p>
    <w:p w:rsidR="009B1FEC" w:rsidRDefault="009B1FEC" w:rsidP="007570D3">
      <w:pPr>
        <w:spacing w:line="360" w:lineRule="auto"/>
        <w:ind w:firstLine="567"/>
        <w:jc w:val="both"/>
      </w:pPr>
      <w:r>
        <w:lastRenderedPageBreak/>
        <w:t xml:space="preserve">На вкладке </w:t>
      </w:r>
      <w:r w:rsidRPr="007570D3">
        <w:t>Codepage</w:t>
      </w:r>
      <w:r>
        <w:t xml:space="preserve"> устанавливаем следующие значения (рис. 58):</w:t>
      </w:r>
    </w:p>
    <w:p w:rsidR="009B1FEC" w:rsidRPr="007570D3" w:rsidRDefault="009B1FEC" w:rsidP="00D74473">
      <w:pPr>
        <w:pStyle w:val="ae"/>
        <w:numPr>
          <w:ilvl w:val="0"/>
          <w:numId w:val="16"/>
        </w:numPr>
        <w:spacing w:after="0" w:line="360" w:lineRule="auto"/>
        <w:ind w:left="1281" w:hanging="357"/>
        <w:jc w:val="both"/>
        <w:rPr>
          <w:rFonts w:ascii="Times New Roman" w:hAnsi="Times New Roman" w:cs="Times New Roman"/>
          <w:sz w:val="24"/>
          <w:szCs w:val="24"/>
        </w:rPr>
      </w:pPr>
      <w:r w:rsidRPr="007570D3">
        <w:rPr>
          <w:rFonts w:ascii="Times New Roman" w:hAnsi="Times New Roman" w:cs="Times New Roman"/>
          <w:sz w:val="24"/>
          <w:szCs w:val="24"/>
        </w:rPr>
        <w:t>Language – 1049 Russian</w:t>
      </w:r>
      <w:r>
        <w:rPr>
          <w:rFonts w:ascii="Times New Roman" w:hAnsi="Times New Roman" w:cs="Times New Roman"/>
          <w:sz w:val="24"/>
          <w:szCs w:val="24"/>
        </w:rPr>
        <w:t>,</w:t>
      </w:r>
    </w:p>
    <w:p w:rsidR="009B1FEC" w:rsidRPr="007570D3" w:rsidRDefault="009B1FEC" w:rsidP="00D74473">
      <w:pPr>
        <w:pStyle w:val="ae"/>
        <w:numPr>
          <w:ilvl w:val="0"/>
          <w:numId w:val="16"/>
        </w:numPr>
        <w:spacing w:after="0" w:line="360" w:lineRule="auto"/>
        <w:ind w:left="1281" w:hanging="357"/>
        <w:jc w:val="both"/>
        <w:rPr>
          <w:rFonts w:ascii="Times New Roman" w:hAnsi="Times New Roman" w:cs="Times New Roman"/>
          <w:sz w:val="24"/>
          <w:szCs w:val="24"/>
        </w:rPr>
      </w:pPr>
      <w:r w:rsidRPr="007570D3">
        <w:rPr>
          <w:rFonts w:ascii="Times New Roman" w:hAnsi="Times New Roman" w:cs="Times New Roman"/>
          <w:sz w:val="24"/>
          <w:szCs w:val="24"/>
        </w:rPr>
        <w:t>Codepae – 855 Cyrillic</w:t>
      </w:r>
      <w:r>
        <w:rPr>
          <w:rFonts w:ascii="Times New Roman" w:hAnsi="Times New Roman" w:cs="Times New Roman"/>
          <w:sz w:val="24"/>
          <w:szCs w:val="24"/>
        </w:rPr>
        <w:t>,</w:t>
      </w:r>
    </w:p>
    <w:p w:rsidR="009B1FEC" w:rsidRPr="007570D3" w:rsidRDefault="009B1FEC" w:rsidP="00D74473">
      <w:pPr>
        <w:pStyle w:val="ae"/>
        <w:numPr>
          <w:ilvl w:val="0"/>
          <w:numId w:val="16"/>
        </w:numPr>
        <w:spacing w:after="0" w:line="360" w:lineRule="auto"/>
        <w:ind w:left="1281" w:hanging="357"/>
        <w:jc w:val="both"/>
        <w:rPr>
          <w:rFonts w:ascii="Times New Roman" w:hAnsi="Times New Roman" w:cs="Times New Roman"/>
          <w:sz w:val="24"/>
          <w:szCs w:val="24"/>
        </w:rPr>
      </w:pPr>
      <w:r w:rsidRPr="007570D3">
        <w:rPr>
          <w:rFonts w:ascii="Times New Roman" w:hAnsi="Times New Roman" w:cs="Times New Roman"/>
          <w:sz w:val="24"/>
          <w:szCs w:val="24"/>
        </w:rPr>
        <w:t>Charset – 204 Russian</w:t>
      </w:r>
      <w:r>
        <w:rPr>
          <w:rFonts w:ascii="Times New Roman" w:hAnsi="Times New Roman" w:cs="Times New Roman"/>
          <w:sz w:val="24"/>
          <w:szCs w:val="24"/>
        </w:rPr>
        <w:t>.</w:t>
      </w:r>
    </w:p>
    <w:p w:rsidR="009B1FEC" w:rsidRDefault="00FE75A9" w:rsidP="009C1FDD">
      <w:pPr>
        <w:pStyle w:val="ae"/>
        <w:ind w:left="0"/>
      </w:pPr>
      <w:r>
        <w:rPr>
          <w:noProof/>
          <w:lang w:eastAsia="ru-RU"/>
        </w:rPr>
        <w:drawing>
          <wp:inline distT="0" distB="0" distL="0" distR="0">
            <wp:extent cx="5748655" cy="3363595"/>
            <wp:effectExtent l="19050" t="0" r="4445"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40"/>
                    <a:srcRect/>
                    <a:stretch>
                      <a:fillRect/>
                    </a:stretch>
                  </pic:blipFill>
                  <pic:spPr bwMode="auto">
                    <a:xfrm>
                      <a:off x="0" y="0"/>
                      <a:ext cx="5748655" cy="3363595"/>
                    </a:xfrm>
                    <a:prstGeom prst="rect">
                      <a:avLst/>
                    </a:prstGeom>
                    <a:noFill/>
                    <a:ln w="9525">
                      <a:noFill/>
                      <a:miter lim="800000"/>
                      <a:headEnd/>
                      <a:tailEnd/>
                    </a:ln>
                  </pic:spPr>
                </pic:pic>
              </a:graphicData>
            </a:graphic>
          </wp:inline>
        </w:drawing>
      </w:r>
    </w:p>
    <w:p w:rsidR="009B1FEC" w:rsidRDefault="009B1FEC" w:rsidP="00F906B1">
      <w:pPr>
        <w:spacing w:after="120" w:line="360" w:lineRule="auto"/>
        <w:jc w:val="center"/>
      </w:pPr>
      <w:r w:rsidRPr="00900A73">
        <w:rPr>
          <w:b/>
          <w:bCs/>
        </w:rPr>
        <w:t xml:space="preserve">Рис. </w:t>
      </w:r>
      <w:r w:rsidRPr="009C1FDD">
        <w:rPr>
          <w:b/>
          <w:bCs/>
        </w:rPr>
        <w:t>5</w:t>
      </w:r>
      <w:r>
        <w:rPr>
          <w:b/>
          <w:bCs/>
        </w:rPr>
        <w:t>8</w:t>
      </w:r>
      <w:r w:rsidRPr="00900A73">
        <w:rPr>
          <w:b/>
          <w:bCs/>
        </w:rPr>
        <w:t>.</w:t>
      </w:r>
      <w:r w:rsidRPr="009C1FDD">
        <w:t xml:space="preserve"> </w:t>
      </w:r>
      <w:r>
        <w:t>Параметры кодировки</w:t>
      </w:r>
    </w:p>
    <w:p w:rsidR="009B1FEC" w:rsidRPr="004C126E" w:rsidRDefault="009B1FEC" w:rsidP="007570D3">
      <w:pPr>
        <w:spacing w:line="360" w:lineRule="auto"/>
        <w:ind w:firstLine="567"/>
        <w:jc w:val="both"/>
      </w:pPr>
      <w:r>
        <w:t xml:space="preserve">На вкладке </w:t>
      </w:r>
      <w:r w:rsidRPr="007570D3">
        <w:t>Generate</w:t>
      </w:r>
      <w:r>
        <w:t xml:space="preserve"> нажимаем на кнопку </w:t>
      </w:r>
      <w:r w:rsidRPr="007570D3">
        <w:t>Generate</w:t>
      </w:r>
      <w:r>
        <w:t xml:space="preserve">. В появившемся окне выбираем </w:t>
      </w:r>
      <w:r w:rsidRPr="007570D3">
        <w:t>Microsoft</w:t>
      </w:r>
      <w:r w:rsidRPr="004C126E">
        <w:t xml:space="preserve"> </w:t>
      </w:r>
      <w:r w:rsidRPr="007570D3">
        <w:t>Office</w:t>
      </w:r>
      <w:r w:rsidRPr="004C126E">
        <w:t xml:space="preserve"> </w:t>
      </w:r>
      <w:r>
        <w:t xml:space="preserve">и нажимаем </w:t>
      </w:r>
      <w:r w:rsidRPr="007570D3">
        <w:t>Ok</w:t>
      </w:r>
      <w:r>
        <w:t xml:space="preserve"> (рис. 59).</w:t>
      </w:r>
    </w:p>
    <w:p w:rsidR="009B1FEC" w:rsidRDefault="00FE75A9" w:rsidP="00D74473">
      <w:pPr>
        <w:pStyle w:val="ae"/>
        <w:ind w:left="0"/>
        <w:jc w:val="center"/>
      </w:pPr>
      <w:r>
        <w:rPr>
          <w:noProof/>
          <w:lang w:eastAsia="ru-RU"/>
        </w:rPr>
        <w:drawing>
          <wp:inline distT="0" distB="0" distL="0" distR="0">
            <wp:extent cx="5748655" cy="3363595"/>
            <wp:effectExtent l="19050" t="0" r="4445"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1"/>
                    <a:srcRect/>
                    <a:stretch>
                      <a:fillRect/>
                    </a:stretch>
                  </pic:blipFill>
                  <pic:spPr bwMode="auto">
                    <a:xfrm>
                      <a:off x="0" y="0"/>
                      <a:ext cx="5748655" cy="3363595"/>
                    </a:xfrm>
                    <a:prstGeom prst="rect">
                      <a:avLst/>
                    </a:prstGeom>
                    <a:noFill/>
                    <a:ln w="9525">
                      <a:noFill/>
                      <a:miter lim="800000"/>
                      <a:headEnd/>
                      <a:tailEnd/>
                    </a:ln>
                  </pic:spPr>
                </pic:pic>
              </a:graphicData>
            </a:graphic>
          </wp:inline>
        </w:drawing>
      </w:r>
    </w:p>
    <w:p w:rsidR="009B1FEC" w:rsidRDefault="009B1FEC" w:rsidP="007570D3">
      <w:pPr>
        <w:spacing w:line="360" w:lineRule="auto"/>
        <w:jc w:val="center"/>
      </w:pPr>
      <w:r w:rsidRPr="00900A73">
        <w:rPr>
          <w:b/>
          <w:bCs/>
        </w:rPr>
        <w:t xml:space="preserve">Рис. </w:t>
      </w:r>
      <w:r w:rsidRPr="009C1FDD">
        <w:rPr>
          <w:b/>
          <w:bCs/>
        </w:rPr>
        <w:t>5</w:t>
      </w:r>
      <w:r>
        <w:rPr>
          <w:b/>
          <w:bCs/>
        </w:rPr>
        <w:t>9</w:t>
      </w:r>
      <w:r w:rsidRPr="00900A73">
        <w:rPr>
          <w:b/>
          <w:bCs/>
        </w:rPr>
        <w:t>.</w:t>
      </w:r>
      <w:r w:rsidRPr="009C1FDD">
        <w:t xml:space="preserve"> </w:t>
      </w:r>
      <w:r>
        <w:t>Выбор целевой программы создания отчета</w:t>
      </w:r>
    </w:p>
    <w:p w:rsidR="009B1FEC" w:rsidRDefault="009B1FEC" w:rsidP="007570D3">
      <w:pPr>
        <w:spacing w:line="360" w:lineRule="auto"/>
        <w:ind w:firstLine="567"/>
        <w:jc w:val="both"/>
      </w:pPr>
      <w:r>
        <w:lastRenderedPageBreak/>
        <w:t xml:space="preserve">В строке </w:t>
      </w:r>
      <w:r w:rsidRPr="007570D3">
        <w:t>Progress</w:t>
      </w:r>
      <w:r w:rsidRPr="004C126E">
        <w:t xml:space="preserve"> </w:t>
      </w:r>
      <w:r>
        <w:t xml:space="preserve">отображается процесс построения отчета с индикатором процента выполнения работы. После завершения процесса создания отчета появляется информирующее окно, в котором нажимаем </w:t>
      </w:r>
      <w:r w:rsidRPr="007570D3">
        <w:t>Ok</w:t>
      </w:r>
      <w:r>
        <w:t>.</w:t>
      </w:r>
    </w:p>
    <w:p w:rsidR="009B1FEC" w:rsidRPr="004C126E" w:rsidRDefault="009B1FEC" w:rsidP="007570D3">
      <w:pPr>
        <w:spacing w:line="360" w:lineRule="auto"/>
        <w:ind w:firstLine="567"/>
        <w:jc w:val="both"/>
      </w:pPr>
      <w:r>
        <w:t>В указанном месте сохранения отчета будут созданы два файла: один с отчетом (имя</w:t>
      </w:r>
      <w:r w:rsidRPr="00A87903">
        <w:t>.</w:t>
      </w:r>
      <w:r w:rsidRPr="007570D3">
        <w:t>rtf</w:t>
      </w:r>
      <w:r>
        <w:t xml:space="preserve">), а второй содержит выгруженную из Проекта информацию (файл с расширением </w:t>
      </w:r>
      <w:r w:rsidRPr="007570D3">
        <w:t>ldb</w:t>
      </w:r>
      <w:r>
        <w:t>), который всегда нужно копировать с отчетом, иначе картинки в отчете не будут отоб</w:t>
      </w:r>
      <w:bookmarkStart w:id="20" w:name="_GoBack"/>
      <w:bookmarkEnd w:id="20"/>
      <w:r>
        <w:t>ражаться.</w:t>
      </w:r>
    </w:p>
    <w:p w:rsidR="009B1FEC" w:rsidRDefault="009B1FEC" w:rsidP="0079147F">
      <w:pPr>
        <w:pStyle w:val="1"/>
        <w:numPr>
          <w:ilvl w:val="0"/>
          <w:numId w:val="15"/>
        </w:numPr>
      </w:pPr>
      <w:bookmarkStart w:id="21" w:name="_Toc493076465"/>
      <w:r>
        <w:t>Практическое задание по курсу</w:t>
      </w:r>
      <w:bookmarkEnd w:id="21"/>
    </w:p>
    <w:p w:rsidR="009B1FEC" w:rsidRDefault="009B1FEC" w:rsidP="0079147F">
      <w:pPr>
        <w:spacing w:line="360" w:lineRule="auto"/>
        <w:ind w:firstLine="567"/>
        <w:jc w:val="both"/>
      </w:pPr>
      <w:r>
        <w:t>В рамках курса предлагается выполнить проектирование информационной системы на заданную тему</w:t>
      </w:r>
      <w:r w:rsidRPr="0079147F">
        <w:t xml:space="preserve"> </w:t>
      </w:r>
      <w:r>
        <w:t xml:space="preserve">в объеме двух бизнес процессов, последовательно создавая диаграммы в нотации UML, используя инструментальное средство </w:t>
      </w:r>
      <w:r>
        <w:rPr>
          <w:lang w:val="en-US"/>
        </w:rPr>
        <w:t>E</w:t>
      </w:r>
      <w:r>
        <w:t>nterprise Architect и данное методическое руководство.</w:t>
      </w:r>
      <w:r w:rsidRPr="0079147F">
        <w:t xml:space="preserve"> </w:t>
      </w:r>
      <w:r>
        <w:t>По результатам проектирования сформировать отчет по проекту (о содержании отчета см. приложение).</w:t>
      </w:r>
    </w:p>
    <w:p w:rsidR="009B1FEC" w:rsidRDefault="009B1FEC" w:rsidP="0079147F">
      <w:pPr>
        <w:spacing w:line="360" w:lineRule="auto"/>
        <w:ind w:firstLine="567"/>
        <w:jc w:val="both"/>
      </w:pPr>
      <w:r>
        <w:t>Список возможных тем для проектирования информационной системы:</w:t>
      </w:r>
    </w:p>
    <w:p w:rsidR="009B1FEC" w:rsidRDefault="009B1FEC" w:rsidP="0079147F">
      <w:pPr>
        <w:pStyle w:val="ae"/>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Библиотека.</w:t>
      </w:r>
    </w:p>
    <w:p w:rsidR="009B1FEC" w:rsidRDefault="009B1FEC" w:rsidP="0079147F">
      <w:pPr>
        <w:pStyle w:val="ae"/>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Поликлиника. Ведение документации.</w:t>
      </w:r>
    </w:p>
    <w:p w:rsidR="009B1FEC" w:rsidRDefault="009B1FEC" w:rsidP="0079147F">
      <w:pPr>
        <w:pStyle w:val="ae"/>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Поликлиника. Ведение личного кабинета.</w:t>
      </w:r>
    </w:p>
    <w:p w:rsidR="009B1FEC" w:rsidRDefault="009B1FEC" w:rsidP="0079147F">
      <w:pPr>
        <w:pStyle w:val="ae"/>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Жилищно-коммунальная компания. Управление жилищным фондом.</w:t>
      </w:r>
    </w:p>
    <w:p w:rsidR="009B1FEC" w:rsidRDefault="009B1FEC" w:rsidP="0079147F">
      <w:pPr>
        <w:pStyle w:val="ae"/>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Жилищно-коммунальная компания. Ведение личного кабинета.</w:t>
      </w:r>
    </w:p>
    <w:p w:rsidR="009B1FEC" w:rsidRDefault="009B1FEC" w:rsidP="0079147F">
      <w:pPr>
        <w:pStyle w:val="ae"/>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Школа.</w:t>
      </w:r>
    </w:p>
    <w:p w:rsidR="009B1FEC" w:rsidRDefault="009B1FEC" w:rsidP="0079147F">
      <w:pPr>
        <w:pStyle w:val="ae"/>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Музыкальная школа.</w:t>
      </w:r>
    </w:p>
    <w:p w:rsidR="009B1FEC" w:rsidRDefault="009B1FEC" w:rsidP="0079147F">
      <w:pPr>
        <w:pStyle w:val="ae"/>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Спортивный клуб.</w:t>
      </w:r>
    </w:p>
    <w:p w:rsidR="009B1FEC" w:rsidRDefault="009B1FEC" w:rsidP="0079147F">
      <w:pPr>
        <w:pStyle w:val="ae"/>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Программа спортивных тренировок.</w:t>
      </w:r>
    </w:p>
    <w:p w:rsidR="009B1FEC" w:rsidRDefault="009B1FEC" w:rsidP="0079147F">
      <w:pPr>
        <w:pStyle w:val="ae"/>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Автосервис.</w:t>
      </w:r>
    </w:p>
    <w:p w:rsidR="009B1FEC" w:rsidRDefault="009B1FEC" w:rsidP="0079147F">
      <w:pPr>
        <w:pStyle w:val="ae"/>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Автомойка.</w:t>
      </w:r>
    </w:p>
    <w:p w:rsidR="009B1FEC" w:rsidRDefault="009B1FEC" w:rsidP="0079147F">
      <w:pPr>
        <w:pStyle w:val="ae"/>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Склад.</w:t>
      </w:r>
    </w:p>
    <w:p w:rsidR="009B1FEC" w:rsidRDefault="009B1FEC" w:rsidP="0079147F">
      <w:pPr>
        <w:pStyle w:val="ae"/>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Магазин.</w:t>
      </w:r>
    </w:p>
    <w:p w:rsidR="009B1FEC" w:rsidRDefault="009B1FEC" w:rsidP="0079147F">
      <w:pPr>
        <w:pStyle w:val="ae"/>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Служба такси.</w:t>
      </w:r>
    </w:p>
    <w:p w:rsidR="009B1FEC" w:rsidRDefault="009B1FEC" w:rsidP="0079147F">
      <w:pPr>
        <w:pStyle w:val="ae"/>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Химчистка.</w:t>
      </w:r>
    </w:p>
    <w:p w:rsidR="009B1FEC" w:rsidRDefault="009B1FEC" w:rsidP="0079147F">
      <w:pPr>
        <w:pStyle w:val="ae"/>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Подбор одежды.</w:t>
      </w:r>
    </w:p>
    <w:p w:rsidR="009B1FEC" w:rsidRPr="0079147F" w:rsidRDefault="009B1FEC" w:rsidP="0079147F">
      <w:pPr>
        <w:pStyle w:val="ae"/>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Музыкальная картотека.</w:t>
      </w:r>
    </w:p>
    <w:p w:rsidR="009B1FEC" w:rsidRDefault="009B1FEC" w:rsidP="0079147F">
      <w:pPr>
        <w:spacing w:line="360" w:lineRule="auto"/>
        <w:ind w:firstLine="567"/>
      </w:pPr>
    </w:p>
    <w:p w:rsidR="009B1FEC" w:rsidRDefault="009B1FEC" w:rsidP="0079147F">
      <w:pPr>
        <w:spacing w:line="360" w:lineRule="auto"/>
        <w:ind w:firstLine="567"/>
        <w:sectPr w:rsidR="009B1FEC" w:rsidSect="00FD7C14">
          <w:footerReference w:type="default" r:id="rId142"/>
          <w:pgSz w:w="11906" w:h="16838"/>
          <w:pgMar w:top="1134" w:right="850" w:bottom="1134" w:left="1701" w:header="708" w:footer="708" w:gutter="0"/>
          <w:cols w:space="708"/>
          <w:titlePg/>
          <w:docGrid w:linePitch="360"/>
        </w:sectPr>
      </w:pPr>
    </w:p>
    <w:p w:rsidR="009B1FEC" w:rsidRDefault="009B1FEC" w:rsidP="007570D3">
      <w:pPr>
        <w:spacing w:line="360" w:lineRule="auto"/>
        <w:ind w:firstLine="567"/>
        <w:jc w:val="both"/>
      </w:pPr>
    </w:p>
    <w:p w:rsidR="009B1FEC" w:rsidRDefault="009B1FEC" w:rsidP="009C1FDD">
      <w:pPr>
        <w:pStyle w:val="1"/>
      </w:pPr>
      <w:bookmarkStart w:id="22" w:name="_Toc493076466"/>
      <w:r>
        <w:t>Список литературы</w:t>
      </w:r>
      <w:bookmarkEnd w:id="22"/>
    </w:p>
    <w:p w:rsidR="009B1FEC" w:rsidRDefault="009B1FEC" w:rsidP="00766662">
      <w:pPr>
        <w:pStyle w:val="ae"/>
        <w:numPr>
          <w:ilvl w:val="0"/>
          <w:numId w:val="14"/>
        </w:numPr>
        <w:spacing w:after="0" w:line="360" w:lineRule="auto"/>
        <w:ind w:left="714" w:hanging="357"/>
        <w:jc w:val="both"/>
        <w:rPr>
          <w:rFonts w:ascii="Times New Roman" w:hAnsi="Times New Roman" w:cs="Times New Roman"/>
          <w:sz w:val="24"/>
          <w:szCs w:val="24"/>
        </w:rPr>
      </w:pPr>
      <w:r w:rsidRPr="00D3482D">
        <w:rPr>
          <w:rFonts w:ascii="Times New Roman" w:hAnsi="Times New Roman" w:cs="Times New Roman"/>
          <w:sz w:val="24"/>
          <w:szCs w:val="24"/>
        </w:rPr>
        <w:t>Буч Г., Максимчук</w:t>
      </w:r>
      <w:r>
        <w:rPr>
          <w:rFonts w:ascii="Times New Roman" w:hAnsi="Times New Roman" w:cs="Times New Roman"/>
          <w:sz w:val="24"/>
          <w:szCs w:val="24"/>
        </w:rPr>
        <w:t xml:space="preserve"> Р.</w:t>
      </w:r>
      <w:r w:rsidRPr="00D3482D">
        <w:rPr>
          <w:rFonts w:ascii="Times New Roman" w:hAnsi="Times New Roman" w:cs="Times New Roman"/>
          <w:sz w:val="24"/>
          <w:szCs w:val="24"/>
        </w:rPr>
        <w:t>, Энгл</w:t>
      </w:r>
      <w:r>
        <w:rPr>
          <w:rFonts w:ascii="Times New Roman" w:hAnsi="Times New Roman" w:cs="Times New Roman"/>
          <w:sz w:val="24"/>
          <w:szCs w:val="24"/>
        </w:rPr>
        <w:t xml:space="preserve"> М.</w:t>
      </w:r>
      <w:r w:rsidRPr="00D3482D">
        <w:rPr>
          <w:rFonts w:ascii="Times New Roman" w:hAnsi="Times New Roman" w:cs="Times New Roman"/>
          <w:sz w:val="24"/>
          <w:szCs w:val="24"/>
        </w:rPr>
        <w:t>,</w:t>
      </w:r>
      <w:r>
        <w:rPr>
          <w:rFonts w:ascii="Times New Roman" w:hAnsi="Times New Roman" w:cs="Times New Roman"/>
          <w:sz w:val="24"/>
          <w:szCs w:val="24"/>
        </w:rPr>
        <w:t xml:space="preserve"> </w:t>
      </w:r>
      <w:r w:rsidRPr="00D3482D">
        <w:rPr>
          <w:rFonts w:ascii="Times New Roman" w:hAnsi="Times New Roman" w:cs="Times New Roman"/>
          <w:sz w:val="24"/>
          <w:szCs w:val="24"/>
        </w:rPr>
        <w:t>Янг</w:t>
      </w:r>
      <w:r>
        <w:rPr>
          <w:rFonts w:ascii="Times New Roman" w:hAnsi="Times New Roman" w:cs="Times New Roman"/>
          <w:sz w:val="24"/>
          <w:szCs w:val="24"/>
        </w:rPr>
        <w:t xml:space="preserve"> Б.</w:t>
      </w:r>
      <w:r w:rsidRPr="00D3482D">
        <w:rPr>
          <w:rFonts w:ascii="Times New Roman" w:hAnsi="Times New Roman" w:cs="Times New Roman"/>
          <w:sz w:val="24"/>
          <w:szCs w:val="24"/>
        </w:rPr>
        <w:t>, Коналлен</w:t>
      </w:r>
      <w:r>
        <w:rPr>
          <w:rFonts w:ascii="Times New Roman" w:hAnsi="Times New Roman" w:cs="Times New Roman"/>
          <w:sz w:val="24"/>
          <w:szCs w:val="24"/>
        </w:rPr>
        <w:t xml:space="preserve"> Д.</w:t>
      </w:r>
      <w:r w:rsidRPr="00D3482D">
        <w:rPr>
          <w:rFonts w:ascii="Times New Roman" w:hAnsi="Times New Roman" w:cs="Times New Roman"/>
          <w:sz w:val="24"/>
          <w:szCs w:val="24"/>
        </w:rPr>
        <w:t>, Хьюстон</w:t>
      </w:r>
      <w:r>
        <w:rPr>
          <w:rFonts w:ascii="Times New Roman" w:hAnsi="Times New Roman" w:cs="Times New Roman"/>
          <w:sz w:val="24"/>
          <w:szCs w:val="24"/>
        </w:rPr>
        <w:t xml:space="preserve"> К.</w:t>
      </w:r>
      <w:r w:rsidRPr="00D3482D">
        <w:rPr>
          <w:rFonts w:ascii="Times New Roman" w:hAnsi="Times New Roman" w:cs="Times New Roman"/>
          <w:sz w:val="24"/>
          <w:szCs w:val="24"/>
        </w:rPr>
        <w:t xml:space="preserve"> Объектно-ориентированный анализ и проектирование с примерами приложений</w:t>
      </w:r>
      <w:r>
        <w:rPr>
          <w:rFonts w:ascii="Times New Roman" w:hAnsi="Times New Roman" w:cs="Times New Roman"/>
          <w:sz w:val="24"/>
          <w:szCs w:val="24"/>
        </w:rPr>
        <w:t>. —</w:t>
      </w:r>
      <w:r w:rsidRPr="00D3482D">
        <w:rPr>
          <w:rFonts w:ascii="Times New Roman" w:hAnsi="Times New Roman" w:cs="Times New Roman"/>
          <w:sz w:val="24"/>
          <w:szCs w:val="24"/>
        </w:rPr>
        <w:t xml:space="preserve"> </w:t>
      </w:r>
      <w:r>
        <w:rPr>
          <w:rFonts w:ascii="Times New Roman" w:hAnsi="Times New Roman" w:cs="Times New Roman"/>
          <w:sz w:val="24"/>
          <w:szCs w:val="24"/>
        </w:rPr>
        <w:t>М. : Вильямс, 2010. — 720 с.</w:t>
      </w:r>
    </w:p>
    <w:p w:rsidR="009B1FEC" w:rsidRPr="00D3482D" w:rsidRDefault="009B1FEC" w:rsidP="00766662">
      <w:pPr>
        <w:pStyle w:val="ae"/>
        <w:numPr>
          <w:ilvl w:val="0"/>
          <w:numId w:val="14"/>
        </w:numPr>
        <w:spacing w:after="0" w:line="360" w:lineRule="auto"/>
        <w:ind w:left="714" w:hanging="357"/>
        <w:jc w:val="both"/>
        <w:rPr>
          <w:rFonts w:ascii="Times New Roman" w:hAnsi="Times New Roman" w:cs="Times New Roman"/>
          <w:sz w:val="24"/>
          <w:szCs w:val="24"/>
        </w:rPr>
      </w:pPr>
      <w:r w:rsidRPr="00D3482D">
        <w:rPr>
          <w:rFonts w:ascii="Times New Roman" w:hAnsi="Times New Roman" w:cs="Times New Roman"/>
          <w:sz w:val="24"/>
          <w:szCs w:val="24"/>
        </w:rPr>
        <w:t>Леоненков А.В. Самоучитель UML. — СПБ. : БХВ-Петербург, 2001. — 304 с.</w:t>
      </w:r>
    </w:p>
    <w:p w:rsidR="009B1FEC" w:rsidRDefault="009B1FEC" w:rsidP="00766662">
      <w:pPr>
        <w:pStyle w:val="ae"/>
        <w:numPr>
          <w:ilvl w:val="0"/>
          <w:numId w:val="14"/>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 xml:space="preserve">Рамбо Дж., Якобсон А., Буч Г. </w:t>
      </w:r>
      <w:r>
        <w:rPr>
          <w:rFonts w:ascii="Times New Roman" w:hAnsi="Times New Roman" w:cs="Times New Roman"/>
          <w:sz w:val="24"/>
          <w:szCs w:val="24"/>
          <w:lang w:val="en-US"/>
        </w:rPr>
        <w:t>UML</w:t>
      </w:r>
      <w:r w:rsidRPr="00ED41F5">
        <w:rPr>
          <w:rFonts w:ascii="Times New Roman" w:hAnsi="Times New Roman" w:cs="Times New Roman"/>
          <w:sz w:val="24"/>
          <w:szCs w:val="24"/>
        </w:rPr>
        <w:t>: специальный сп</w:t>
      </w:r>
      <w:r>
        <w:rPr>
          <w:rFonts w:ascii="Times New Roman" w:hAnsi="Times New Roman" w:cs="Times New Roman"/>
          <w:sz w:val="24"/>
          <w:szCs w:val="24"/>
        </w:rPr>
        <w:t>р</w:t>
      </w:r>
      <w:r w:rsidRPr="00ED41F5">
        <w:rPr>
          <w:rFonts w:ascii="Times New Roman" w:hAnsi="Times New Roman" w:cs="Times New Roman"/>
          <w:sz w:val="24"/>
          <w:szCs w:val="24"/>
        </w:rPr>
        <w:t xml:space="preserve">авочник. </w:t>
      </w:r>
      <w:r>
        <w:rPr>
          <w:rFonts w:ascii="Times New Roman" w:hAnsi="Times New Roman" w:cs="Times New Roman"/>
          <w:sz w:val="24"/>
          <w:szCs w:val="24"/>
        </w:rPr>
        <w:t>— СПб. : Питер, 2002. — 656 с.</w:t>
      </w:r>
    </w:p>
    <w:p w:rsidR="009B1FEC" w:rsidRDefault="009B1FEC" w:rsidP="00766662">
      <w:pPr>
        <w:pStyle w:val="ae"/>
        <w:numPr>
          <w:ilvl w:val="0"/>
          <w:numId w:val="14"/>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Розенберг Д., Скотт К. Применение объектного моделирования с использованием UML и анализ прецедентов: Пер. с англ. — М. : ДМК Пресс, 2002. — 160 с.</w:t>
      </w:r>
    </w:p>
    <w:p w:rsidR="009B1FEC" w:rsidRPr="00B64DD9" w:rsidRDefault="009B1FEC" w:rsidP="00766662">
      <w:pPr>
        <w:pStyle w:val="ae"/>
        <w:numPr>
          <w:ilvl w:val="0"/>
          <w:numId w:val="14"/>
        </w:numPr>
        <w:spacing w:after="0" w:line="360" w:lineRule="auto"/>
        <w:ind w:left="714" w:hanging="357"/>
        <w:jc w:val="both"/>
        <w:rPr>
          <w:rFonts w:ascii="Times New Roman" w:hAnsi="Times New Roman" w:cs="Times New Roman"/>
          <w:sz w:val="24"/>
          <w:szCs w:val="24"/>
          <w:lang w:val="en-US"/>
        </w:rPr>
      </w:pPr>
      <w:r w:rsidRPr="00A25428">
        <w:rPr>
          <w:rFonts w:ascii="Times New Roman" w:hAnsi="Times New Roman" w:cs="Times New Roman"/>
          <w:sz w:val="24"/>
          <w:szCs w:val="24"/>
          <w:lang w:val="en-US"/>
        </w:rPr>
        <w:t xml:space="preserve">Documents Associated With UML® Version 2.3. </w:t>
      </w:r>
      <w:r w:rsidRPr="00B64DD9">
        <w:rPr>
          <w:rFonts w:ascii="Times New Roman" w:hAnsi="Times New Roman" w:cs="Times New Roman"/>
          <w:sz w:val="24"/>
          <w:szCs w:val="24"/>
          <w:lang w:val="en-US"/>
        </w:rPr>
        <w:t>— URL :</w:t>
      </w:r>
      <w:r w:rsidRPr="00A25428">
        <w:rPr>
          <w:rFonts w:ascii="Times New Roman" w:hAnsi="Times New Roman" w:cs="Times New Roman"/>
          <w:sz w:val="24"/>
          <w:szCs w:val="24"/>
          <w:lang w:val="en-US"/>
        </w:rPr>
        <w:t xml:space="preserve"> </w:t>
      </w:r>
      <w:r w:rsidRPr="00B64DD9">
        <w:rPr>
          <w:rFonts w:ascii="Times New Roman" w:hAnsi="Times New Roman" w:cs="Times New Roman"/>
          <w:sz w:val="24"/>
          <w:szCs w:val="24"/>
          <w:lang w:val="en-US"/>
        </w:rPr>
        <w:t>http://www.omg.org/spec/UML/2.3/</w:t>
      </w:r>
    </w:p>
    <w:p w:rsidR="009B1FEC" w:rsidRPr="00405BED" w:rsidRDefault="009B1FEC" w:rsidP="00766662">
      <w:pPr>
        <w:pStyle w:val="ae"/>
        <w:numPr>
          <w:ilvl w:val="0"/>
          <w:numId w:val="14"/>
        </w:numPr>
        <w:spacing w:after="0" w:line="360" w:lineRule="auto"/>
        <w:ind w:left="714" w:hanging="357"/>
        <w:jc w:val="both"/>
        <w:rPr>
          <w:rFonts w:ascii="Times New Roman" w:hAnsi="Times New Roman" w:cs="Times New Roman"/>
          <w:sz w:val="24"/>
          <w:szCs w:val="24"/>
          <w:lang w:val="en-US"/>
        </w:rPr>
        <w:sectPr w:rsidR="009B1FEC" w:rsidRPr="00405BED" w:rsidSect="00A82344">
          <w:footerReference w:type="default" r:id="rId143"/>
          <w:pgSz w:w="11906" w:h="16838"/>
          <w:pgMar w:top="1134" w:right="850" w:bottom="1134" w:left="1701" w:header="708" w:footer="708" w:gutter="0"/>
          <w:cols w:space="708"/>
          <w:docGrid w:linePitch="360"/>
        </w:sectPr>
      </w:pPr>
      <w:r>
        <w:rPr>
          <w:rFonts w:ascii="Times New Roman" w:hAnsi="Times New Roman" w:cs="Times New Roman"/>
          <w:sz w:val="24"/>
          <w:szCs w:val="24"/>
          <w:lang w:val="en-US"/>
        </w:rPr>
        <w:t xml:space="preserve">Sparxsystems.com </w:t>
      </w:r>
      <w:r w:rsidRPr="00405BED">
        <w:rPr>
          <w:rFonts w:ascii="Times New Roman" w:hAnsi="Times New Roman" w:cs="Times New Roman"/>
          <w:sz w:val="24"/>
          <w:szCs w:val="24"/>
          <w:lang w:val="en-US"/>
        </w:rPr>
        <w:t xml:space="preserve">— </w:t>
      </w:r>
      <w:r>
        <w:rPr>
          <w:rFonts w:ascii="Times New Roman" w:hAnsi="Times New Roman" w:cs="Times New Roman"/>
          <w:sz w:val="24"/>
          <w:szCs w:val="24"/>
        </w:rPr>
        <w:t>Сайт</w:t>
      </w:r>
      <w:r w:rsidRPr="00405BED">
        <w:rPr>
          <w:rFonts w:ascii="Times New Roman" w:hAnsi="Times New Roman" w:cs="Times New Roman"/>
          <w:sz w:val="24"/>
          <w:szCs w:val="24"/>
          <w:lang w:val="en-US"/>
        </w:rPr>
        <w:t xml:space="preserve"> </w:t>
      </w:r>
      <w:r>
        <w:rPr>
          <w:rFonts w:ascii="Times New Roman" w:hAnsi="Times New Roman" w:cs="Times New Roman"/>
          <w:sz w:val="24"/>
          <w:szCs w:val="24"/>
        </w:rPr>
        <w:t>разработчика</w:t>
      </w:r>
      <w:r w:rsidRPr="00405BED">
        <w:rPr>
          <w:rFonts w:ascii="Times New Roman" w:hAnsi="Times New Roman" w:cs="Times New Roman"/>
          <w:sz w:val="24"/>
          <w:szCs w:val="24"/>
          <w:lang w:val="en-US"/>
        </w:rPr>
        <w:t xml:space="preserve"> </w:t>
      </w:r>
      <w:r>
        <w:rPr>
          <w:rFonts w:ascii="Times New Roman" w:hAnsi="Times New Roman" w:cs="Times New Roman"/>
          <w:sz w:val="24"/>
          <w:szCs w:val="24"/>
        </w:rPr>
        <w:t>системы</w:t>
      </w:r>
      <w:r w:rsidRPr="00405BED">
        <w:rPr>
          <w:rFonts w:ascii="Times New Roman" w:hAnsi="Times New Roman" w:cs="Times New Roman"/>
          <w:sz w:val="24"/>
          <w:szCs w:val="24"/>
          <w:lang w:val="en-US"/>
        </w:rPr>
        <w:t xml:space="preserve"> Enterprise Architect</w:t>
      </w:r>
      <w:r>
        <w:rPr>
          <w:rFonts w:ascii="Times New Roman" w:hAnsi="Times New Roman" w:cs="Times New Roman"/>
          <w:sz w:val="24"/>
          <w:szCs w:val="24"/>
          <w:lang w:val="en-US"/>
        </w:rPr>
        <w:t>.</w:t>
      </w:r>
      <w:r w:rsidRPr="00405BED">
        <w:rPr>
          <w:rFonts w:ascii="Times New Roman" w:hAnsi="Times New Roman" w:cs="Times New Roman"/>
          <w:sz w:val="24"/>
          <w:szCs w:val="24"/>
          <w:lang w:val="en-US"/>
        </w:rPr>
        <w:t xml:space="preserve"> </w:t>
      </w:r>
      <w:r w:rsidRPr="00B64DD9">
        <w:rPr>
          <w:rFonts w:ascii="Times New Roman" w:hAnsi="Times New Roman" w:cs="Times New Roman"/>
          <w:sz w:val="24"/>
          <w:szCs w:val="24"/>
          <w:lang w:val="en-US"/>
        </w:rPr>
        <w:t>— URL :</w:t>
      </w:r>
      <w:r w:rsidRPr="00A25428">
        <w:rPr>
          <w:rFonts w:ascii="Times New Roman" w:hAnsi="Times New Roman" w:cs="Times New Roman"/>
          <w:sz w:val="24"/>
          <w:szCs w:val="24"/>
          <w:lang w:val="en-US"/>
        </w:rPr>
        <w:t xml:space="preserve"> </w:t>
      </w:r>
      <w:hyperlink r:id="rId144" w:history="1">
        <w:r w:rsidRPr="00E97B94">
          <w:rPr>
            <w:rStyle w:val="a6"/>
            <w:rFonts w:ascii="Times New Roman" w:hAnsi="Times New Roman" w:cs="Times New Roman"/>
            <w:sz w:val="24"/>
            <w:szCs w:val="24"/>
            <w:lang w:val="en-US"/>
          </w:rPr>
          <w:t>http://www.sparxsystems.com/</w:t>
        </w:r>
      </w:hyperlink>
    </w:p>
    <w:p w:rsidR="009B1FEC" w:rsidRDefault="009B1FEC" w:rsidP="00894D28">
      <w:pPr>
        <w:pStyle w:val="1"/>
        <w:jc w:val="right"/>
      </w:pPr>
      <w:bookmarkStart w:id="23" w:name="_Toc493076467"/>
      <w:r>
        <w:lastRenderedPageBreak/>
        <w:t>Приложение</w:t>
      </w:r>
      <w:bookmarkEnd w:id="23"/>
    </w:p>
    <w:p w:rsidR="009B1FEC" w:rsidRPr="00FE1418" w:rsidRDefault="009B1FEC" w:rsidP="00FE1418">
      <w:pPr>
        <w:spacing w:before="240" w:after="120"/>
        <w:jc w:val="center"/>
        <w:rPr>
          <w:b/>
          <w:bCs/>
        </w:rPr>
      </w:pPr>
      <w:r w:rsidRPr="00FE1418">
        <w:rPr>
          <w:b/>
          <w:bCs/>
        </w:rPr>
        <w:t>Шаблон отчета по проекту</w:t>
      </w:r>
    </w:p>
    <w:p w:rsidR="009B1FEC" w:rsidRDefault="009B1FEC" w:rsidP="00BC1B82">
      <w:pPr>
        <w:pStyle w:val="11"/>
        <w:numPr>
          <w:ilvl w:val="0"/>
          <w:numId w:val="20"/>
        </w:numPr>
      </w:pPr>
      <w:r>
        <w:t>Титульный лист</w:t>
      </w:r>
    </w:p>
    <w:p w:rsidR="009B1FEC" w:rsidRPr="00FD7C14" w:rsidRDefault="009B1FEC" w:rsidP="00BC1B82">
      <w:pPr>
        <w:pStyle w:val="11"/>
        <w:numPr>
          <w:ilvl w:val="0"/>
          <w:numId w:val="20"/>
        </w:numPr>
      </w:pPr>
      <w:r w:rsidRPr="00FD7C14">
        <w:t>Описание предметной области</w:t>
      </w:r>
    </w:p>
    <w:p w:rsidR="009B1FEC" w:rsidRPr="00FD7C14" w:rsidRDefault="009B1FEC" w:rsidP="00BC1B82">
      <w:pPr>
        <w:pStyle w:val="11"/>
        <w:numPr>
          <w:ilvl w:val="0"/>
          <w:numId w:val="20"/>
        </w:numPr>
      </w:pPr>
      <w:r w:rsidRPr="00FD7C14">
        <w:t>Постановка задачи</w:t>
      </w:r>
    </w:p>
    <w:p w:rsidR="009B1FEC" w:rsidRDefault="009B1FEC" w:rsidP="00BC1B82">
      <w:pPr>
        <w:pStyle w:val="11"/>
        <w:numPr>
          <w:ilvl w:val="0"/>
          <w:numId w:val="20"/>
        </w:numPr>
      </w:pPr>
      <w:r w:rsidRPr="00FD7C14">
        <w:t>Бизнес процессы, предназначенные для автоматизации</w:t>
      </w:r>
      <w:r>
        <w:t xml:space="preserve">. </w:t>
      </w:r>
    </w:p>
    <w:p w:rsidR="009B1FEC" w:rsidRPr="0079147F" w:rsidRDefault="009B1FEC" w:rsidP="0079147F">
      <w:pPr>
        <w:pStyle w:val="11"/>
        <w:numPr>
          <w:ilvl w:val="0"/>
          <w:numId w:val="20"/>
        </w:numPr>
      </w:pPr>
      <w:r w:rsidRPr="00FD7C14">
        <w:t>Бизнес процессы, предназначенные для автоматизации</w:t>
      </w:r>
      <w:r>
        <w:t xml:space="preserve"> в рамках курса (2 бизнес процесса). </w:t>
      </w:r>
    </w:p>
    <w:p w:rsidR="009B1FEC" w:rsidRDefault="009B1FEC" w:rsidP="00BC1B82">
      <w:pPr>
        <w:pStyle w:val="11"/>
        <w:numPr>
          <w:ilvl w:val="0"/>
          <w:numId w:val="20"/>
        </w:numPr>
      </w:pPr>
      <w:r>
        <w:t>Анализ требований</w:t>
      </w:r>
    </w:p>
    <w:p w:rsidR="009B1FEC" w:rsidRPr="00FD7C14" w:rsidRDefault="009B1FEC" w:rsidP="00BC1B82">
      <w:pPr>
        <w:pStyle w:val="11"/>
        <w:numPr>
          <w:ilvl w:val="1"/>
          <w:numId w:val="20"/>
        </w:numPr>
      </w:pPr>
      <w:r w:rsidRPr="00FD7C14">
        <w:t>Требования к системе</w:t>
      </w:r>
    </w:p>
    <w:p w:rsidR="009B1FEC" w:rsidRPr="00FD7C14" w:rsidRDefault="009B1FEC" w:rsidP="00BC1B82">
      <w:pPr>
        <w:pStyle w:val="11"/>
        <w:numPr>
          <w:ilvl w:val="1"/>
          <w:numId w:val="20"/>
        </w:numPr>
      </w:pPr>
      <w:r w:rsidRPr="00FD7C14">
        <w:t>Интерфейс системы</w:t>
      </w:r>
    </w:p>
    <w:p w:rsidR="009B1FEC" w:rsidRDefault="009B1FEC" w:rsidP="00BC1B82">
      <w:pPr>
        <w:pStyle w:val="11"/>
        <w:numPr>
          <w:ilvl w:val="1"/>
          <w:numId w:val="20"/>
        </w:numPr>
      </w:pPr>
      <w:r w:rsidRPr="00FD7C14">
        <w:t xml:space="preserve">Диаграммы  </w:t>
      </w:r>
      <w:r>
        <w:t>деятельности</w:t>
      </w:r>
    </w:p>
    <w:p w:rsidR="009B1FEC" w:rsidRDefault="009B1FEC" w:rsidP="00BC1B82">
      <w:pPr>
        <w:pStyle w:val="11"/>
        <w:numPr>
          <w:ilvl w:val="0"/>
          <w:numId w:val="20"/>
        </w:numPr>
      </w:pPr>
      <w:r w:rsidRPr="00FD7C14">
        <w:t xml:space="preserve">Функции системы </w:t>
      </w:r>
    </w:p>
    <w:p w:rsidR="009B1FEC" w:rsidRDefault="009B1FEC" w:rsidP="00BC1B82">
      <w:pPr>
        <w:pStyle w:val="11"/>
        <w:numPr>
          <w:ilvl w:val="1"/>
          <w:numId w:val="20"/>
        </w:numPr>
      </w:pPr>
      <w:r>
        <w:t>Диаграммы вариантов использования</w:t>
      </w:r>
    </w:p>
    <w:p w:rsidR="009B1FEC" w:rsidRPr="00FD7C14" w:rsidRDefault="009B1FEC" w:rsidP="00BC1B82">
      <w:pPr>
        <w:pStyle w:val="11"/>
        <w:numPr>
          <w:ilvl w:val="0"/>
          <w:numId w:val="20"/>
        </w:numPr>
      </w:pPr>
      <w:r w:rsidRPr="00FD7C14">
        <w:t>Логическая модель</w:t>
      </w:r>
    </w:p>
    <w:p w:rsidR="009B1FEC" w:rsidRDefault="009B1FEC" w:rsidP="00BC1B82">
      <w:pPr>
        <w:pStyle w:val="11"/>
        <w:numPr>
          <w:ilvl w:val="1"/>
          <w:numId w:val="20"/>
        </w:numPr>
      </w:pPr>
      <w:r w:rsidRPr="00FD7C14">
        <w:t>Диаграммы  анализа пригодности</w:t>
      </w:r>
    </w:p>
    <w:p w:rsidR="009B1FEC" w:rsidRDefault="009B1FEC" w:rsidP="00BC1B82">
      <w:pPr>
        <w:pStyle w:val="11"/>
        <w:numPr>
          <w:ilvl w:val="1"/>
          <w:numId w:val="20"/>
        </w:numPr>
      </w:pPr>
      <w:r w:rsidRPr="00FD7C14">
        <w:t xml:space="preserve">Диаграммы  </w:t>
      </w:r>
      <w:r>
        <w:t>последовательности</w:t>
      </w:r>
    </w:p>
    <w:p w:rsidR="009B1FEC" w:rsidRPr="00FD7C14" w:rsidRDefault="009B1FEC" w:rsidP="00BC1B82">
      <w:pPr>
        <w:pStyle w:val="11"/>
        <w:numPr>
          <w:ilvl w:val="1"/>
          <w:numId w:val="20"/>
        </w:numPr>
      </w:pPr>
      <w:r w:rsidRPr="00FD7C14">
        <w:t>Диаграммы классов</w:t>
      </w:r>
    </w:p>
    <w:p w:rsidR="009B1FEC" w:rsidRDefault="009B1FEC" w:rsidP="00BC1B82">
      <w:pPr>
        <w:pStyle w:val="11"/>
        <w:numPr>
          <w:ilvl w:val="1"/>
          <w:numId w:val="20"/>
        </w:numPr>
      </w:pPr>
      <w:r w:rsidRPr="00FD7C14">
        <w:t xml:space="preserve">Диаграммы  </w:t>
      </w:r>
      <w:r>
        <w:t>деятельности</w:t>
      </w:r>
    </w:p>
    <w:p w:rsidR="009B1FEC" w:rsidRDefault="009B1FEC" w:rsidP="00BC1B82">
      <w:pPr>
        <w:pStyle w:val="11"/>
        <w:numPr>
          <w:ilvl w:val="1"/>
          <w:numId w:val="20"/>
        </w:numPr>
      </w:pPr>
      <w:r w:rsidRPr="00FD7C14">
        <w:t xml:space="preserve">Диаграммы  </w:t>
      </w:r>
      <w:r>
        <w:t>состояний</w:t>
      </w:r>
    </w:p>
    <w:p w:rsidR="009B1FEC" w:rsidRPr="00FD7C14" w:rsidRDefault="009B1FEC" w:rsidP="00BC1B82">
      <w:pPr>
        <w:pStyle w:val="11"/>
        <w:numPr>
          <w:ilvl w:val="0"/>
          <w:numId w:val="20"/>
        </w:numPr>
      </w:pPr>
      <w:r w:rsidRPr="00FD7C14">
        <w:t xml:space="preserve">Физическая модель </w:t>
      </w:r>
    </w:p>
    <w:p w:rsidR="009B1FEC" w:rsidRPr="00FD7C14" w:rsidRDefault="009B1FEC" w:rsidP="00BC1B82">
      <w:pPr>
        <w:pStyle w:val="11"/>
        <w:numPr>
          <w:ilvl w:val="1"/>
          <w:numId w:val="20"/>
        </w:numPr>
      </w:pPr>
      <w:r w:rsidRPr="00FD7C14">
        <w:t>Диаграммы компонентов</w:t>
      </w:r>
    </w:p>
    <w:p w:rsidR="009B1FEC" w:rsidRDefault="009B1FEC" w:rsidP="00BC1B82">
      <w:pPr>
        <w:pStyle w:val="11"/>
        <w:numPr>
          <w:ilvl w:val="1"/>
          <w:numId w:val="20"/>
        </w:numPr>
      </w:pPr>
      <w:r w:rsidRPr="00FD7C14">
        <w:t>Диаграммы развертывания</w:t>
      </w:r>
    </w:p>
    <w:p w:rsidR="009B1FEC" w:rsidRPr="00766662" w:rsidRDefault="009B1FEC" w:rsidP="00BC1B82">
      <w:pPr>
        <w:pStyle w:val="11"/>
        <w:numPr>
          <w:ilvl w:val="0"/>
          <w:numId w:val="20"/>
        </w:numPr>
      </w:pPr>
      <w:r>
        <w:t>Листинг программного кода</w:t>
      </w:r>
    </w:p>
    <w:p w:rsidR="00FE75A9" w:rsidRDefault="00FE75A9" w:rsidP="00FE75A9">
      <w:pPr>
        <w:spacing w:line="360" w:lineRule="auto"/>
        <w:jc w:val="center"/>
      </w:pPr>
      <w:r>
        <w:rPr>
          <w:lang w:val="en-US"/>
        </w:rPr>
        <w:br w:type="page"/>
      </w:r>
    </w:p>
    <w:p w:rsidR="00FE75A9" w:rsidRDefault="00FE75A9" w:rsidP="00FE75A9">
      <w:pPr>
        <w:spacing w:line="360" w:lineRule="auto"/>
        <w:jc w:val="center"/>
      </w:pPr>
    </w:p>
    <w:p w:rsidR="00FE75A9" w:rsidRDefault="00FE75A9" w:rsidP="00FE75A9">
      <w:pPr>
        <w:spacing w:line="360" w:lineRule="auto"/>
        <w:jc w:val="center"/>
      </w:pPr>
    </w:p>
    <w:p w:rsidR="00FE75A9" w:rsidRDefault="00FE75A9" w:rsidP="00FE75A9">
      <w:pPr>
        <w:spacing w:line="360" w:lineRule="auto"/>
        <w:jc w:val="center"/>
      </w:pPr>
    </w:p>
    <w:p w:rsidR="00FE75A9" w:rsidRDefault="00FE75A9" w:rsidP="00FE75A9">
      <w:pPr>
        <w:spacing w:line="360" w:lineRule="auto"/>
        <w:jc w:val="center"/>
      </w:pPr>
    </w:p>
    <w:p w:rsidR="00FE75A9" w:rsidRDefault="00FE75A9" w:rsidP="00FE75A9">
      <w:pPr>
        <w:spacing w:line="360" w:lineRule="auto"/>
        <w:jc w:val="center"/>
      </w:pPr>
    </w:p>
    <w:p w:rsidR="00FE75A9" w:rsidRPr="00FE75A9" w:rsidRDefault="00FE75A9" w:rsidP="00FE75A9">
      <w:pPr>
        <w:spacing w:line="360" w:lineRule="auto"/>
        <w:jc w:val="center"/>
        <w:rPr>
          <w:b/>
          <w:bCs/>
          <w:sz w:val="32"/>
          <w:szCs w:val="32"/>
        </w:rPr>
      </w:pPr>
      <w:r w:rsidRPr="00FE75A9">
        <w:rPr>
          <w:sz w:val="32"/>
          <w:szCs w:val="32"/>
        </w:rPr>
        <w:t>О.А. Николайчук</w:t>
      </w:r>
    </w:p>
    <w:p w:rsidR="009B1FEC" w:rsidRDefault="009B1FEC" w:rsidP="00FD7C14">
      <w:pPr>
        <w:spacing w:line="360" w:lineRule="auto"/>
        <w:jc w:val="center"/>
      </w:pPr>
    </w:p>
    <w:p w:rsidR="00FE75A9" w:rsidRPr="00FE75A9" w:rsidRDefault="00FE75A9" w:rsidP="00FE75A9">
      <w:pPr>
        <w:jc w:val="center"/>
        <w:rPr>
          <w:b/>
          <w:caps/>
          <w:sz w:val="36"/>
          <w:szCs w:val="36"/>
        </w:rPr>
      </w:pPr>
      <w:r w:rsidRPr="00FE75A9">
        <w:rPr>
          <w:b/>
          <w:sz w:val="36"/>
          <w:szCs w:val="36"/>
        </w:rPr>
        <w:t xml:space="preserve">Инструментальное средство объектно-ориентированного проектирования </w:t>
      </w:r>
      <w:r w:rsidRPr="00FE75A9">
        <w:rPr>
          <w:b/>
          <w:sz w:val="36"/>
          <w:szCs w:val="36"/>
          <w:lang w:val="en-US"/>
        </w:rPr>
        <w:t>Enterprise</w:t>
      </w:r>
      <w:r w:rsidRPr="00FE75A9">
        <w:rPr>
          <w:b/>
          <w:sz w:val="36"/>
          <w:szCs w:val="36"/>
        </w:rPr>
        <w:t xml:space="preserve"> </w:t>
      </w:r>
      <w:r w:rsidRPr="00FE75A9">
        <w:rPr>
          <w:b/>
          <w:sz w:val="36"/>
          <w:szCs w:val="36"/>
          <w:lang w:val="en-US"/>
        </w:rPr>
        <w:t>Architect</w:t>
      </w:r>
      <w:r w:rsidRPr="00FE75A9">
        <w:rPr>
          <w:b/>
          <w:sz w:val="36"/>
          <w:szCs w:val="36"/>
        </w:rPr>
        <w:t xml:space="preserve"> </w:t>
      </w:r>
    </w:p>
    <w:p w:rsidR="00FE75A9" w:rsidRDefault="00FE75A9" w:rsidP="00FD7C14">
      <w:pPr>
        <w:spacing w:line="360" w:lineRule="auto"/>
        <w:jc w:val="center"/>
      </w:pPr>
    </w:p>
    <w:p w:rsidR="00FE75A9" w:rsidRDefault="00FE75A9" w:rsidP="00FE75A9">
      <w:pPr>
        <w:autoSpaceDE w:val="0"/>
        <w:autoSpaceDN w:val="0"/>
        <w:adjustRightInd w:val="0"/>
        <w:jc w:val="center"/>
      </w:pPr>
    </w:p>
    <w:p w:rsidR="00FE75A9" w:rsidRDefault="00FE75A9" w:rsidP="00FE75A9">
      <w:pPr>
        <w:autoSpaceDE w:val="0"/>
        <w:autoSpaceDN w:val="0"/>
        <w:adjustRightInd w:val="0"/>
        <w:jc w:val="center"/>
      </w:pPr>
    </w:p>
    <w:p w:rsidR="00FE75A9" w:rsidRDefault="00FE75A9" w:rsidP="00FE75A9">
      <w:pPr>
        <w:autoSpaceDE w:val="0"/>
        <w:autoSpaceDN w:val="0"/>
        <w:adjustRightInd w:val="0"/>
        <w:jc w:val="center"/>
      </w:pPr>
    </w:p>
    <w:p w:rsidR="00FE75A9" w:rsidRDefault="00FE75A9" w:rsidP="00FE75A9">
      <w:pPr>
        <w:autoSpaceDE w:val="0"/>
        <w:autoSpaceDN w:val="0"/>
        <w:adjustRightInd w:val="0"/>
        <w:jc w:val="center"/>
      </w:pPr>
    </w:p>
    <w:p w:rsidR="00FE75A9" w:rsidRDefault="00FE75A9" w:rsidP="00FE75A9">
      <w:pPr>
        <w:autoSpaceDE w:val="0"/>
        <w:autoSpaceDN w:val="0"/>
        <w:adjustRightInd w:val="0"/>
        <w:jc w:val="center"/>
      </w:pPr>
    </w:p>
    <w:p w:rsidR="00FE75A9" w:rsidRDefault="00FE75A9" w:rsidP="00FE75A9">
      <w:pPr>
        <w:autoSpaceDE w:val="0"/>
        <w:autoSpaceDN w:val="0"/>
        <w:adjustRightInd w:val="0"/>
        <w:jc w:val="center"/>
      </w:pPr>
    </w:p>
    <w:p w:rsidR="00FE75A9" w:rsidRDefault="00FE75A9" w:rsidP="00FE75A9">
      <w:pPr>
        <w:autoSpaceDE w:val="0"/>
        <w:autoSpaceDN w:val="0"/>
        <w:adjustRightInd w:val="0"/>
        <w:jc w:val="center"/>
      </w:pPr>
    </w:p>
    <w:p w:rsidR="00FE75A9" w:rsidRDefault="00FE75A9" w:rsidP="00FE75A9">
      <w:pPr>
        <w:autoSpaceDE w:val="0"/>
        <w:autoSpaceDN w:val="0"/>
        <w:adjustRightInd w:val="0"/>
        <w:jc w:val="center"/>
      </w:pPr>
    </w:p>
    <w:p w:rsidR="00FE75A9" w:rsidRDefault="00FE75A9" w:rsidP="00FE75A9">
      <w:pPr>
        <w:autoSpaceDE w:val="0"/>
        <w:autoSpaceDN w:val="0"/>
        <w:adjustRightInd w:val="0"/>
        <w:jc w:val="center"/>
      </w:pPr>
    </w:p>
    <w:p w:rsidR="00FE75A9" w:rsidRDefault="00FE75A9" w:rsidP="00FE75A9">
      <w:pPr>
        <w:autoSpaceDE w:val="0"/>
        <w:autoSpaceDN w:val="0"/>
        <w:adjustRightInd w:val="0"/>
        <w:jc w:val="center"/>
      </w:pPr>
    </w:p>
    <w:p w:rsidR="00FE75A9" w:rsidRDefault="00FE75A9" w:rsidP="00FE75A9">
      <w:pPr>
        <w:autoSpaceDE w:val="0"/>
        <w:autoSpaceDN w:val="0"/>
        <w:adjustRightInd w:val="0"/>
        <w:jc w:val="center"/>
      </w:pPr>
    </w:p>
    <w:p w:rsidR="00FE75A9" w:rsidRDefault="00FE75A9" w:rsidP="00FE75A9">
      <w:pPr>
        <w:autoSpaceDE w:val="0"/>
        <w:autoSpaceDN w:val="0"/>
        <w:adjustRightInd w:val="0"/>
        <w:jc w:val="center"/>
      </w:pPr>
    </w:p>
    <w:p w:rsidR="00FE75A9" w:rsidRDefault="00FE75A9" w:rsidP="00FE75A9">
      <w:pPr>
        <w:autoSpaceDE w:val="0"/>
        <w:autoSpaceDN w:val="0"/>
        <w:adjustRightInd w:val="0"/>
        <w:jc w:val="center"/>
      </w:pPr>
    </w:p>
    <w:p w:rsidR="00FE75A9" w:rsidRDefault="00FE75A9" w:rsidP="00FE75A9">
      <w:pPr>
        <w:autoSpaceDE w:val="0"/>
        <w:autoSpaceDN w:val="0"/>
        <w:adjustRightInd w:val="0"/>
        <w:jc w:val="center"/>
      </w:pPr>
    </w:p>
    <w:p w:rsidR="00FE75A9" w:rsidRDefault="00FE75A9" w:rsidP="00FE75A9">
      <w:pPr>
        <w:autoSpaceDE w:val="0"/>
        <w:autoSpaceDN w:val="0"/>
        <w:adjustRightInd w:val="0"/>
        <w:jc w:val="center"/>
      </w:pPr>
    </w:p>
    <w:p w:rsidR="00FE75A9" w:rsidRPr="007225AD" w:rsidRDefault="00FE75A9" w:rsidP="00FE75A9">
      <w:pPr>
        <w:autoSpaceDE w:val="0"/>
        <w:autoSpaceDN w:val="0"/>
        <w:adjustRightInd w:val="0"/>
        <w:jc w:val="center"/>
      </w:pPr>
      <w:r w:rsidRPr="007225AD">
        <w:t>Темплан 2017. Поз. 45</w:t>
      </w:r>
    </w:p>
    <w:p w:rsidR="00FE75A9" w:rsidRPr="007225AD" w:rsidRDefault="00FE75A9" w:rsidP="00FE75A9">
      <w:pPr>
        <w:autoSpaceDE w:val="0"/>
        <w:autoSpaceDN w:val="0"/>
        <w:adjustRightInd w:val="0"/>
        <w:jc w:val="center"/>
      </w:pPr>
      <w:r w:rsidRPr="007225AD">
        <w:t>Подписано в печать 28.</w:t>
      </w:r>
      <w:r>
        <w:t>01</w:t>
      </w:r>
      <w:r w:rsidRPr="007225AD">
        <w:t>.2017. Формат 60х84 1/16</w:t>
      </w:r>
    </w:p>
    <w:p w:rsidR="00FE75A9" w:rsidRPr="007225AD" w:rsidRDefault="00FE75A9" w:rsidP="00FE75A9">
      <w:pPr>
        <w:autoSpaceDE w:val="0"/>
        <w:autoSpaceDN w:val="0"/>
        <w:adjustRightInd w:val="0"/>
        <w:jc w:val="center"/>
      </w:pPr>
      <w:r w:rsidRPr="007225AD">
        <w:t xml:space="preserve">Печать трафаретная. Уч.-изд. л. </w:t>
      </w:r>
      <w:r>
        <w:t>3</w:t>
      </w:r>
      <w:r w:rsidRPr="007225AD">
        <w:t xml:space="preserve"> Усл. печ. л. </w:t>
      </w:r>
      <w:r>
        <w:t>4</w:t>
      </w:r>
    </w:p>
    <w:p w:rsidR="00FE75A9" w:rsidRPr="007225AD" w:rsidRDefault="00FE75A9" w:rsidP="00FE75A9">
      <w:pPr>
        <w:autoSpaceDE w:val="0"/>
        <w:autoSpaceDN w:val="0"/>
        <w:adjustRightInd w:val="0"/>
        <w:jc w:val="center"/>
      </w:pPr>
      <w:r w:rsidRPr="007225AD">
        <w:t xml:space="preserve">Тираж 100. Заказ </w:t>
      </w:r>
      <w:r>
        <w:t>115</w:t>
      </w:r>
    </w:p>
    <w:p w:rsidR="00FE75A9" w:rsidRDefault="00FE75A9" w:rsidP="00FE75A9">
      <w:pPr>
        <w:autoSpaceDE w:val="0"/>
        <w:autoSpaceDN w:val="0"/>
        <w:adjustRightInd w:val="0"/>
        <w:jc w:val="center"/>
      </w:pPr>
    </w:p>
    <w:p w:rsidR="00FE75A9" w:rsidRDefault="00FE75A9" w:rsidP="00FE75A9">
      <w:pPr>
        <w:autoSpaceDE w:val="0"/>
        <w:autoSpaceDN w:val="0"/>
        <w:adjustRightInd w:val="0"/>
        <w:jc w:val="center"/>
      </w:pPr>
    </w:p>
    <w:p w:rsidR="00FE75A9" w:rsidRDefault="00FE75A9" w:rsidP="00FE75A9">
      <w:pPr>
        <w:autoSpaceDE w:val="0"/>
        <w:autoSpaceDN w:val="0"/>
        <w:adjustRightInd w:val="0"/>
        <w:jc w:val="center"/>
      </w:pPr>
    </w:p>
    <w:p w:rsidR="00FE75A9" w:rsidRDefault="00FE75A9" w:rsidP="00FE75A9">
      <w:pPr>
        <w:autoSpaceDE w:val="0"/>
        <w:autoSpaceDN w:val="0"/>
        <w:adjustRightInd w:val="0"/>
        <w:jc w:val="center"/>
      </w:pPr>
    </w:p>
    <w:p w:rsidR="00FE75A9" w:rsidRDefault="00FE75A9" w:rsidP="00FE75A9">
      <w:pPr>
        <w:autoSpaceDE w:val="0"/>
        <w:autoSpaceDN w:val="0"/>
        <w:adjustRightInd w:val="0"/>
        <w:jc w:val="center"/>
      </w:pPr>
    </w:p>
    <w:p w:rsidR="00FE75A9" w:rsidRDefault="00FE75A9" w:rsidP="00FE75A9">
      <w:pPr>
        <w:autoSpaceDE w:val="0"/>
        <w:autoSpaceDN w:val="0"/>
        <w:adjustRightInd w:val="0"/>
        <w:jc w:val="center"/>
      </w:pPr>
    </w:p>
    <w:p w:rsidR="00FE75A9" w:rsidRDefault="00FE75A9" w:rsidP="00FE75A9">
      <w:pPr>
        <w:autoSpaceDE w:val="0"/>
        <w:autoSpaceDN w:val="0"/>
        <w:adjustRightInd w:val="0"/>
        <w:jc w:val="center"/>
      </w:pPr>
    </w:p>
    <w:p w:rsidR="00FE75A9" w:rsidRDefault="00FE75A9" w:rsidP="00FE75A9">
      <w:pPr>
        <w:autoSpaceDE w:val="0"/>
        <w:autoSpaceDN w:val="0"/>
        <w:adjustRightInd w:val="0"/>
        <w:jc w:val="center"/>
      </w:pPr>
    </w:p>
    <w:p w:rsidR="00FE75A9" w:rsidRPr="007225AD" w:rsidRDefault="00FE75A9" w:rsidP="00FE75A9">
      <w:pPr>
        <w:autoSpaceDE w:val="0"/>
        <w:autoSpaceDN w:val="0"/>
        <w:adjustRightInd w:val="0"/>
        <w:jc w:val="center"/>
      </w:pPr>
    </w:p>
    <w:p w:rsidR="00FE75A9" w:rsidRPr="007225AD" w:rsidRDefault="00FE75A9" w:rsidP="00FE75A9">
      <w:pPr>
        <w:autoSpaceDE w:val="0"/>
        <w:autoSpaceDN w:val="0"/>
        <w:adjustRightInd w:val="0"/>
        <w:jc w:val="center"/>
      </w:pPr>
      <w:r w:rsidRPr="007225AD">
        <w:t>ИЗДАТЕЛЬСТВО</w:t>
      </w:r>
    </w:p>
    <w:p w:rsidR="00FE75A9" w:rsidRPr="007225AD" w:rsidRDefault="00FE75A9" w:rsidP="00FE75A9">
      <w:pPr>
        <w:autoSpaceDE w:val="0"/>
        <w:autoSpaceDN w:val="0"/>
        <w:adjustRightInd w:val="0"/>
        <w:jc w:val="center"/>
      </w:pPr>
      <w:r w:rsidRPr="007225AD">
        <w:t>ООО «ЦентрНаучСервис»</w:t>
      </w:r>
    </w:p>
    <w:p w:rsidR="00FE75A9" w:rsidRPr="007225AD" w:rsidRDefault="006F1C57" w:rsidP="00FE75A9">
      <w:pPr>
        <w:spacing w:line="360" w:lineRule="auto"/>
        <w:jc w:val="center"/>
      </w:pPr>
      <w:r>
        <w:rPr>
          <w:noProof/>
        </w:rPr>
        <w:pict>
          <v:shape id="_x0000_s1210" type="#_x0000_t202" style="position:absolute;left:0;text-align:left;margin-left:-13.05pt;margin-top:29.75pt;width:483.4pt;height:85.65pt;z-index:251660288;mso-width-relative:margin;mso-height-relative:margin" stroked="f">
            <v:textbox>
              <w:txbxContent>
                <w:p w:rsidR="00FE75A9" w:rsidRDefault="00FE75A9" w:rsidP="00FE75A9"/>
              </w:txbxContent>
            </v:textbox>
          </v:shape>
        </w:pict>
      </w:r>
      <w:r w:rsidR="00FE75A9" w:rsidRPr="007225AD">
        <w:t>664033, Иркутск, ул. Лермонтова, 126</w:t>
      </w:r>
    </w:p>
    <w:p w:rsidR="00FE75A9" w:rsidRPr="00FE75A9" w:rsidRDefault="00FE75A9" w:rsidP="00FD7C14">
      <w:pPr>
        <w:spacing w:line="360" w:lineRule="auto"/>
        <w:jc w:val="center"/>
      </w:pPr>
    </w:p>
    <w:sectPr w:rsidR="00FE75A9" w:rsidRPr="00FE75A9" w:rsidSect="00A82344">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5552" w:rsidRDefault="009E5552" w:rsidP="00A43901">
      <w:r>
        <w:separator/>
      </w:r>
    </w:p>
  </w:endnote>
  <w:endnote w:type="continuationSeparator" w:id="1">
    <w:p w:rsidR="009E5552" w:rsidRDefault="009E5552" w:rsidP="00A43901">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6662" w:rsidRDefault="006F1C57">
    <w:pPr>
      <w:pStyle w:val="a9"/>
      <w:jc w:val="center"/>
    </w:pPr>
    <w:fldSimple w:instr=" PAGE   \* MERGEFORMAT ">
      <w:r w:rsidR="007A1E31">
        <w:rPr>
          <w:noProof/>
        </w:rPr>
        <w:t>69</w:t>
      </w:r>
    </w:fldSimple>
  </w:p>
  <w:p w:rsidR="00766662" w:rsidRDefault="00766662">
    <w:pPr>
      <w:pStyle w:val="a9"/>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6662" w:rsidRDefault="006F1C57">
    <w:pPr>
      <w:pStyle w:val="a9"/>
      <w:jc w:val="center"/>
    </w:pPr>
    <w:fldSimple w:instr=" PAGE   \* MERGEFORMAT ">
      <w:r w:rsidR="007A1E31">
        <w:rPr>
          <w:noProof/>
        </w:rPr>
        <w:t>72</w:t>
      </w:r>
    </w:fldSimple>
  </w:p>
  <w:p w:rsidR="00766662" w:rsidRDefault="00766662">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5552" w:rsidRDefault="009E5552" w:rsidP="00A43901">
      <w:r>
        <w:separator/>
      </w:r>
    </w:p>
  </w:footnote>
  <w:footnote w:type="continuationSeparator" w:id="1">
    <w:p w:rsidR="009E5552" w:rsidRDefault="009E5552" w:rsidP="00A43901">
      <w:r>
        <w:continuationSeparator/>
      </w:r>
    </w:p>
  </w:footnote>
  <w:footnote w:id="2">
    <w:p w:rsidR="00766662" w:rsidRDefault="00766662">
      <w:pPr>
        <w:pStyle w:val="af0"/>
      </w:pPr>
      <w:r>
        <w:rPr>
          <w:rStyle w:val="af2"/>
        </w:rPr>
        <w:footnoteRef/>
      </w:r>
      <w:r>
        <w:t xml:space="preserve"> Данный раздел составлен преподавателем Малтугуевой Г.С.</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C23FA7"/>
    <w:multiLevelType w:val="hybridMultilevel"/>
    <w:tmpl w:val="6944B0F0"/>
    <w:lvl w:ilvl="0" w:tplc="5E08C898">
      <w:start w:val="1"/>
      <w:numFmt w:val="bullet"/>
      <w:lvlText w:val="•"/>
      <w:lvlJc w:val="left"/>
      <w:pPr>
        <w:tabs>
          <w:tab w:val="num" w:pos="720"/>
        </w:tabs>
        <w:ind w:left="720" w:hanging="360"/>
      </w:pPr>
      <w:rPr>
        <w:rFonts w:ascii="Arial" w:hAnsi="Arial" w:cs="Arial" w:hint="default"/>
      </w:rPr>
    </w:lvl>
    <w:lvl w:ilvl="1" w:tplc="E7FEBB92">
      <w:start w:val="1"/>
      <w:numFmt w:val="bullet"/>
      <w:lvlText w:val="•"/>
      <w:lvlJc w:val="left"/>
      <w:pPr>
        <w:tabs>
          <w:tab w:val="num" w:pos="1440"/>
        </w:tabs>
        <w:ind w:left="1440" w:hanging="360"/>
      </w:pPr>
      <w:rPr>
        <w:rFonts w:ascii="Arial" w:hAnsi="Arial" w:cs="Arial" w:hint="default"/>
      </w:rPr>
    </w:lvl>
    <w:lvl w:ilvl="2" w:tplc="78106740">
      <w:start w:val="1"/>
      <w:numFmt w:val="bullet"/>
      <w:lvlText w:val="•"/>
      <w:lvlJc w:val="left"/>
      <w:pPr>
        <w:tabs>
          <w:tab w:val="num" w:pos="2160"/>
        </w:tabs>
        <w:ind w:left="2160" w:hanging="360"/>
      </w:pPr>
      <w:rPr>
        <w:rFonts w:ascii="Arial" w:hAnsi="Arial" w:cs="Arial" w:hint="default"/>
      </w:rPr>
    </w:lvl>
    <w:lvl w:ilvl="3" w:tplc="97CE2F40">
      <w:start w:val="1"/>
      <w:numFmt w:val="bullet"/>
      <w:lvlText w:val="•"/>
      <w:lvlJc w:val="left"/>
      <w:pPr>
        <w:tabs>
          <w:tab w:val="num" w:pos="2880"/>
        </w:tabs>
        <w:ind w:left="2880" w:hanging="360"/>
      </w:pPr>
      <w:rPr>
        <w:rFonts w:ascii="Arial" w:hAnsi="Arial" w:cs="Arial" w:hint="default"/>
      </w:rPr>
    </w:lvl>
    <w:lvl w:ilvl="4" w:tplc="2B5CF1B6">
      <w:start w:val="1"/>
      <w:numFmt w:val="bullet"/>
      <w:lvlText w:val="•"/>
      <w:lvlJc w:val="left"/>
      <w:pPr>
        <w:tabs>
          <w:tab w:val="num" w:pos="3600"/>
        </w:tabs>
        <w:ind w:left="3600" w:hanging="360"/>
      </w:pPr>
      <w:rPr>
        <w:rFonts w:ascii="Arial" w:hAnsi="Arial" w:cs="Arial" w:hint="default"/>
      </w:rPr>
    </w:lvl>
    <w:lvl w:ilvl="5" w:tplc="661469C8">
      <w:start w:val="1"/>
      <w:numFmt w:val="bullet"/>
      <w:lvlText w:val="•"/>
      <w:lvlJc w:val="left"/>
      <w:pPr>
        <w:tabs>
          <w:tab w:val="num" w:pos="4320"/>
        </w:tabs>
        <w:ind w:left="4320" w:hanging="360"/>
      </w:pPr>
      <w:rPr>
        <w:rFonts w:ascii="Arial" w:hAnsi="Arial" w:cs="Arial" w:hint="default"/>
      </w:rPr>
    </w:lvl>
    <w:lvl w:ilvl="6" w:tplc="A5BCA3EC">
      <w:start w:val="1"/>
      <w:numFmt w:val="bullet"/>
      <w:lvlText w:val="•"/>
      <w:lvlJc w:val="left"/>
      <w:pPr>
        <w:tabs>
          <w:tab w:val="num" w:pos="5040"/>
        </w:tabs>
        <w:ind w:left="5040" w:hanging="360"/>
      </w:pPr>
      <w:rPr>
        <w:rFonts w:ascii="Arial" w:hAnsi="Arial" w:cs="Arial" w:hint="default"/>
      </w:rPr>
    </w:lvl>
    <w:lvl w:ilvl="7" w:tplc="4252BA6C">
      <w:start w:val="1"/>
      <w:numFmt w:val="bullet"/>
      <w:lvlText w:val="•"/>
      <w:lvlJc w:val="left"/>
      <w:pPr>
        <w:tabs>
          <w:tab w:val="num" w:pos="5760"/>
        </w:tabs>
        <w:ind w:left="5760" w:hanging="360"/>
      </w:pPr>
      <w:rPr>
        <w:rFonts w:ascii="Arial" w:hAnsi="Arial" w:cs="Arial" w:hint="default"/>
      </w:rPr>
    </w:lvl>
    <w:lvl w:ilvl="8" w:tplc="509E10E4">
      <w:start w:val="1"/>
      <w:numFmt w:val="bullet"/>
      <w:lvlText w:val="•"/>
      <w:lvlJc w:val="left"/>
      <w:pPr>
        <w:tabs>
          <w:tab w:val="num" w:pos="6480"/>
        </w:tabs>
        <w:ind w:left="6480" w:hanging="360"/>
      </w:pPr>
      <w:rPr>
        <w:rFonts w:ascii="Arial" w:hAnsi="Arial" w:cs="Arial" w:hint="default"/>
      </w:rPr>
    </w:lvl>
  </w:abstractNum>
  <w:abstractNum w:abstractNumId="1">
    <w:nsid w:val="0FBF421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28B10B4"/>
    <w:multiLevelType w:val="hybridMultilevel"/>
    <w:tmpl w:val="C12C44F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nsid w:val="214C29A7"/>
    <w:multiLevelType w:val="hybridMultilevel"/>
    <w:tmpl w:val="43E03324"/>
    <w:lvl w:ilvl="0" w:tplc="5E9A9618">
      <w:start w:val="1"/>
      <w:numFmt w:val="bullet"/>
      <w:lvlText w:val="•"/>
      <w:lvlJc w:val="left"/>
      <w:pPr>
        <w:tabs>
          <w:tab w:val="num" w:pos="720"/>
        </w:tabs>
        <w:ind w:left="720" w:hanging="360"/>
      </w:pPr>
      <w:rPr>
        <w:rFonts w:ascii="Arial" w:hAnsi="Arial" w:cs="Arial" w:hint="default"/>
      </w:rPr>
    </w:lvl>
    <w:lvl w:ilvl="1" w:tplc="9C260588">
      <w:start w:val="3953"/>
      <w:numFmt w:val="bullet"/>
      <w:lvlText w:val="–"/>
      <w:lvlJc w:val="left"/>
      <w:pPr>
        <w:tabs>
          <w:tab w:val="num" w:pos="1440"/>
        </w:tabs>
        <w:ind w:left="1440" w:hanging="360"/>
      </w:pPr>
      <w:rPr>
        <w:rFonts w:ascii="Arial" w:hAnsi="Arial" w:cs="Arial" w:hint="default"/>
      </w:rPr>
    </w:lvl>
    <w:lvl w:ilvl="2" w:tplc="75F4B5C8">
      <w:start w:val="1"/>
      <w:numFmt w:val="bullet"/>
      <w:lvlText w:val="•"/>
      <w:lvlJc w:val="left"/>
      <w:pPr>
        <w:tabs>
          <w:tab w:val="num" w:pos="2160"/>
        </w:tabs>
        <w:ind w:left="2160" w:hanging="360"/>
      </w:pPr>
      <w:rPr>
        <w:rFonts w:ascii="Arial" w:hAnsi="Arial" w:cs="Arial" w:hint="default"/>
      </w:rPr>
    </w:lvl>
    <w:lvl w:ilvl="3" w:tplc="555E555E">
      <w:start w:val="1"/>
      <w:numFmt w:val="bullet"/>
      <w:lvlText w:val="•"/>
      <w:lvlJc w:val="left"/>
      <w:pPr>
        <w:tabs>
          <w:tab w:val="num" w:pos="2880"/>
        </w:tabs>
        <w:ind w:left="2880" w:hanging="360"/>
      </w:pPr>
      <w:rPr>
        <w:rFonts w:ascii="Arial" w:hAnsi="Arial" w:cs="Arial" w:hint="default"/>
      </w:rPr>
    </w:lvl>
    <w:lvl w:ilvl="4" w:tplc="4D1C8A54">
      <w:start w:val="1"/>
      <w:numFmt w:val="bullet"/>
      <w:lvlText w:val="•"/>
      <w:lvlJc w:val="left"/>
      <w:pPr>
        <w:tabs>
          <w:tab w:val="num" w:pos="3600"/>
        </w:tabs>
        <w:ind w:left="3600" w:hanging="360"/>
      </w:pPr>
      <w:rPr>
        <w:rFonts w:ascii="Arial" w:hAnsi="Arial" w:cs="Arial" w:hint="default"/>
      </w:rPr>
    </w:lvl>
    <w:lvl w:ilvl="5" w:tplc="2E52585E">
      <w:start w:val="1"/>
      <w:numFmt w:val="bullet"/>
      <w:lvlText w:val="•"/>
      <w:lvlJc w:val="left"/>
      <w:pPr>
        <w:tabs>
          <w:tab w:val="num" w:pos="4320"/>
        </w:tabs>
        <w:ind w:left="4320" w:hanging="360"/>
      </w:pPr>
      <w:rPr>
        <w:rFonts w:ascii="Arial" w:hAnsi="Arial" w:cs="Arial" w:hint="default"/>
      </w:rPr>
    </w:lvl>
    <w:lvl w:ilvl="6" w:tplc="701679C6">
      <w:start w:val="1"/>
      <w:numFmt w:val="bullet"/>
      <w:lvlText w:val="•"/>
      <w:lvlJc w:val="left"/>
      <w:pPr>
        <w:tabs>
          <w:tab w:val="num" w:pos="5040"/>
        </w:tabs>
        <w:ind w:left="5040" w:hanging="360"/>
      </w:pPr>
      <w:rPr>
        <w:rFonts w:ascii="Arial" w:hAnsi="Arial" w:cs="Arial" w:hint="default"/>
      </w:rPr>
    </w:lvl>
    <w:lvl w:ilvl="7" w:tplc="0C0441B8">
      <w:start w:val="1"/>
      <w:numFmt w:val="bullet"/>
      <w:lvlText w:val="•"/>
      <w:lvlJc w:val="left"/>
      <w:pPr>
        <w:tabs>
          <w:tab w:val="num" w:pos="5760"/>
        </w:tabs>
        <w:ind w:left="5760" w:hanging="360"/>
      </w:pPr>
      <w:rPr>
        <w:rFonts w:ascii="Arial" w:hAnsi="Arial" w:cs="Arial" w:hint="default"/>
      </w:rPr>
    </w:lvl>
    <w:lvl w:ilvl="8" w:tplc="85B4C396">
      <w:start w:val="1"/>
      <w:numFmt w:val="bullet"/>
      <w:lvlText w:val="•"/>
      <w:lvlJc w:val="left"/>
      <w:pPr>
        <w:tabs>
          <w:tab w:val="num" w:pos="6480"/>
        </w:tabs>
        <w:ind w:left="6480" w:hanging="360"/>
      </w:pPr>
      <w:rPr>
        <w:rFonts w:ascii="Arial" w:hAnsi="Arial" w:cs="Arial" w:hint="default"/>
      </w:rPr>
    </w:lvl>
  </w:abstractNum>
  <w:abstractNum w:abstractNumId="4">
    <w:nsid w:val="35B17C46"/>
    <w:multiLevelType w:val="hybridMultilevel"/>
    <w:tmpl w:val="C42A32E4"/>
    <w:lvl w:ilvl="0" w:tplc="FDEA9914">
      <w:start w:val="1"/>
      <w:numFmt w:val="bullet"/>
      <w:lvlText w:val=""/>
      <w:lvlJc w:val="left"/>
      <w:pPr>
        <w:tabs>
          <w:tab w:val="num" w:pos="924"/>
        </w:tabs>
        <w:ind w:left="924" w:hanging="360"/>
      </w:pPr>
      <w:rPr>
        <w:rFonts w:ascii="Wingdings" w:hAnsi="Wingdings" w:cs="Wingdings" w:hint="default"/>
        <w:b w:val="0"/>
        <w:bCs w:val="0"/>
        <w:i w:val="0"/>
        <w:iCs w:val="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5">
    <w:nsid w:val="378078B8"/>
    <w:multiLevelType w:val="hybridMultilevel"/>
    <w:tmpl w:val="0FACBAA8"/>
    <w:lvl w:ilvl="0" w:tplc="04190001">
      <w:start w:val="1"/>
      <w:numFmt w:val="bullet"/>
      <w:lvlText w:val=""/>
      <w:lvlJc w:val="left"/>
      <w:pPr>
        <w:ind w:left="1287" w:hanging="360"/>
      </w:pPr>
      <w:rPr>
        <w:rFonts w:ascii="Symbol" w:hAnsi="Symbol" w:cs="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cs="Wingdings" w:hint="default"/>
      </w:rPr>
    </w:lvl>
    <w:lvl w:ilvl="3" w:tplc="04190001">
      <w:start w:val="1"/>
      <w:numFmt w:val="bullet"/>
      <w:lvlText w:val=""/>
      <w:lvlJc w:val="left"/>
      <w:pPr>
        <w:ind w:left="3447" w:hanging="360"/>
      </w:pPr>
      <w:rPr>
        <w:rFonts w:ascii="Symbol" w:hAnsi="Symbol" w:cs="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cs="Wingdings" w:hint="default"/>
      </w:rPr>
    </w:lvl>
    <w:lvl w:ilvl="6" w:tplc="04190001">
      <w:start w:val="1"/>
      <w:numFmt w:val="bullet"/>
      <w:lvlText w:val=""/>
      <w:lvlJc w:val="left"/>
      <w:pPr>
        <w:ind w:left="5607" w:hanging="360"/>
      </w:pPr>
      <w:rPr>
        <w:rFonts w:ascii="Symbol" w:hAnsi="Symbol" w:cs="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cs="Wingdings" w:hint="default"/>
      </w:rPr>
    </w:lvl>
  </w:abstractNum>
  <w:abstractNum w:abstractNumId="6">
    <w:nsid w:val="379C147E"/>
    <w:multiLevelType w:val="hybridMultilevel"/>
    <w:tmpl w:val="D2A0F56A"/>
    <w:lvl w:ilvl="0" w:tplc="98346A8A">
      <w:start w:val="1"/>
      <w:numFmt w:val="bullet"/>
      <w:lvlText w:val="•"/>
      <w:lvlJc w:val="left"/>
      <w:pPr>
        <w:tabs>
          <w:tab w:val="num" w:pos="720"/>
        </w:tabs>
        <w:ind w:left="720" w:hanging="360"/>
      </w:pPr>
      <w:rPr>
        <w:rFonts w:ascii="Arial" w:hAnsi="Arial" w:cs="Arial" w:hint="default"/>
      </w:rPr>
    </w:lvl>
    <w:lvl w:ilvl="1" w:tplc="B0AC6D28">
      <w:start w:val="3634"/>
      <w:numFmt w:val="bullet"/>
      <w:lvlText w:val="–"/>
      <w:lvlJc w:val="left"/>
      <w:pPr>
        <w:tabs>
          <w:tab w:val="num" w:pos="1440"/>
        </w:tabs>
        <w:ind w:left="1440" w:hanging="360"/>
      </w:pPr>
      <w:rPr>
        <w:rFonts w:ascii="Arial" w:hAnsi="Arial" w:cs="Arial" w:hint="default"/>
      </w:rPr>
    </w:lvl>
    <w:lvl w:ilvl="2" w:tplc="1F1E3748">
      <w:start w:val="1"/>
      <w:numFmt w:val="bullet"/>
      <w:lvlText w:val="•"/>
      <w:lvlJc w:val="left"/>
      <w:pPr>
        <w:tabs>
          <w:tab w:val="num" w:pos="2160"/>
        </w:tabs>
        <w:ind w:left="2160" w:hanging="360"/>
      </w:pPr>
      <w:rPr>
        <w:rFonts w:ascii="Arial" w:hAnsi="Arial" w:cs="Arial" w:hint="default"/>
      </w:rPr>
    </w:lvl>
    <w:lvl w:ilvl="3" w:tplc="1C7C34C6">
      <w:start w:val="1"/>
      <w:numFmt w:val="bullet"/>
      <w:lvlText w:val="•"/>
      <w:lvlJc w:val="left"/>
      <w:pPr>
        <w:tabs>
          <w:tab w:val="num" w:pos="2880"/>
        </w:tabs>
        <w:ind w:left="2880" w:hanging="360"/>
      </w:pPr>
      <w:rPr>
        <w:rFonts w:ascii="Arial" w:hAnsi="Arial" w:cs="Arial" w:hint="default"/>
      </w:rPr>
    </w:lvl>
    <w:lvl w:ilvl="4" w:tplc="FB3A640C">
      <w:start w:val="1"/>
      <w:numFmt w:val="bullet"/>
      <w:lvlText w:val="•"/>
      <w:lvlJc w:val="left"/>
      <w:pPr>
        <w:tabs>
          <w:tab w:val="num" w:pos="3600"/>
        </w:tabs>
        <w:ind w:left="3600" w:hanging="360"/>
      </w:pPr>
      <w:rPr>
        <w:rFonts w:ascii="Arial" w:hAnsi="Arial" w:cs="Arial" w:hint="default"/>
      </w:rPr>
    </w:lvl>
    <w:lvl w:ilvl="5" w:tplc="77BE41D2">
      <w:start w:val="1"/>
      <w:numFmt w:val="bullet"/>
      <w:lvlText w:val="•"/>
      <w:lvlJc w:val="left"/>
      <w:pPr>
        <w:tabs>
          <w:tab w:val="num" w:pos="4320"/>
        </w:tabs>
        <w:ind w:left="4320" w:hanging="360"/>
      </w:pPr>
      <w:rPr>
        <w:rFonts w:ascii="Arial" w:hAnsi="Arial" w:cs="Arial" w:hint="default"/>
      </w:rPr>
    </w:lvl>
    <w:lvl w:ilvl="6" w:tplc="6A14F0E6">
      <w:start w:val="1"/>
      <w:numFmt w:val="bullet"/>
      <w:lvlText w:val="•"/>
      <w:lvlJc w:val="left"/>
      <w:pPr>
        <w:tabs>
          <w:tab w:val="num" w:pos="5040"/>
        </w:tabs>
        <w:ind w:left="5040" w:hanging="360"/>
      </w:pPr>
      <w:rPr>
        <w:rFonts w:ascii="Arial" w:hAnsi="Arial" w:cs="Arial" w:hint="default"/>
      </w:rPr>
    </w:lvl>
    <w:lvl w:ilvl="7" w:tplc="6C44F35E">
      <w:start w:val="1"/>
      <w:numFmt w:val="bullet"/>
      <w:lvlText w:val="•"/>
      <w:lvlJc w:val="left"/>
      <w:pPr>
        <w:tabs>
          <w:tab w:val="num" w:pos="5760"/>
        </w:tabs>
        <w:ind w:left="5760" w:hanging="360"/>
      </w:pPr>
      <w:rPr>
        <w:rFonts w:ascii="Arial" w:hAnsi="Arial" w:cs="Arial" w:hint="default"/>
      </w:rPr>
    </w:lvl>
    <w:lvl w:ilvl="8" w:tplc="04F8DB2C">
      <w:start w:val="1"/>
      <w:numFmt w:val="bullet"/>
      <w:lvlText w:val="•"/>
      <w:lvlJc w:val="left"/>
      <w:pPr>
        <w:tabs>
          <w:tab w:val="num" w:pos="6480"/>
        </w:tabs>
        <w:ind w:left="6480" w:hanging="360"/>
      </w:pPr>
      <w:rPr>
        <w:rFonts w:ascii="Arial" w:hAnsi="Arial" w:cs="Arial" w:hint="default"/>
      </w:rPr>
    </w:lvl>
  </w:abstractNum>
  <w:abstractNum w:abstractNumId="7">
    <w:nsid w:val="3F531511"/>
    <w:multiLevelType w:val="hybridMultilevel"/>
    <w:tmpl w:val="CDF8503A"/>
    <w:lvl w:ilvl="0" w:tplc="0FF47666">
      <w:start w:val="1"/>
      <w:numFmt w:val="bullet"/>
      <w:lvlText w:val="•"/>
      <w:lvlJc w:val="left"/>
      <w:pPr>
        <w:tabs>
          <w:tab w:val="num" w:pos="720"/>
        </w:tabs>
        <w:ind w:left="720" w:hanging="360"/>
      </w:pPr>
      <w:rPr>
        <w:rFonts w:ascii="Arial" w:hAnsi="Arial" w:cs="Arial" w:hint="default"/>
      </w:rPr>
    </w:lvl>
    <w:lvl w:ilvl="1" w:tplc="AB1CD292">
      <w:start w:val="1"/>
      <w:numFmt w:val="bullet"/>
      <w:lvlText w:val="•"/>
      <w:lvlJc w:val="left"/>
      <w:pPr>
        <w:tabs>
          <w:tab w:val="num" w:pos="1440"/>
        </w:tabs>
        <w:ind w:left="1440" w:hanging="360"/>
      </w:pPr>
      <w:rPr>
        <w:rFonts w:ascii="Arial" w:hAnsi="Arial" w:cs="Arial" w:hint="default"/>
      </w:rPr>
    </w:lvl>
    <w:lvl w:ilvl="2" w:tplc="C5D65BA0">
      <w:start w:val="1"/>
      <w:numFmt w:val="bullet"/>
      <w:lvlText w:val="•"/>
      <w:lvlJc w:val="left"/>
      <w:pPr>
        <w:tabs>
          <w:tab w:val="num" w:pos="2160"/>
        </w:tabs>
        <w:ind w:left="2160" w:hanging="360"/>
      </w:pPr>
      <w:rPr>
        <w:rFonts w:ascii="Arial" w:hAnsi="Arial" w:cs="Arial" w:hint="default"/>
      </w:rPr>
    </w:lvl>
    <w:lvl w:ilvl="3" w:tplc="61266CE0">
      <w:start w:val="1"/>
      <w:numFmt w:val="bullet"/>
      <w:lvlText w:val="•"/>
      <w:lvlJc w:val="left"/>
      <w:pPr>
        <w:tabs>
          <w:tab w:val="num" w:pos="2880"/>
        </w:tabs>
        <w:ind w:left="2880" w:hanging="360"/>
      </w:pPr>
      <w:rPr>
        <w:rFonts w:ascii="Arial" w:hAnsi="Arial" w:cs="Arial" w:hint="default"/>
      </w:rPr>
    </w:lvl>
    <w:lvl w:ilvl="4" w:tplc="314A50B6">
      <w:start w:val="1"/>
      <w:numFmt w:val="bullet"/>
      <w:lvlText w:val="•"/>
      <w:lvlJc w:val="left"/>
      <w:pPr>
        <w:tabs>
          <w:tab w:val="num" w:pos="3600"/>
        </w:tabs>
        <w:ind w:left="3600" w:hanging="360"/>
      </w:pPr>
      <w:rPr>
        <w:rFonts w:ascii="Arial" w:hAnsi="Arial" w:cs="Arial" w:hint="default"/>
      </w:rPr>
    </w:lvl>
    <w:lvl w:ilvl="5" w:tplc="C74C52EC">
      <w:start w:val="1"/>
      <w:numFmt w:val="bullet"/>
      <w:lvlText w:val="•"/>
      <w:lvlJc w:val="left"/>
      <w:pPr>
        <w:tabs>
          <w:tab w:val="num" w:pos="4320"/>
        </w:tabs>
        <w:ind w:left="4320" w:hanging="360"/>
      </w:pPr>
      <w:rPr>
        <w:rFonts w:ascii="Arial" w:hAnsi="Arial" w:cs="Arial" w:hint="default"/>
      </w:rPr>
    </w:lvl>
    <w:lvl w:ilvl="6" w:tplc="86A6F0CE">
      <w:start w:val="1"/>
      <w:numFmt w:val="bullet"/>
      <w:lvlText w:val="•"/>
      <w:lvlJc w:val="left"/>
      <w:pPr>
        <w:tabs>
          <w:tab w:val="num" w:pos="5040"/>
        </w:tabs>
        <w:ind w:left="5040" w:hanging="360"/>
      </w:pPr>
      <w:rPr>
        <w:rFonts w:ascii="Arial" w:hAnsi="Arial" w:cs="Arial" w:hint="default"/>
      </w:rPr>
    </w:lvl>
    <w:lvl w:ilvl="7" w:tplc="9C5AB07E">
      <w:start w:val="1"/>
      <w:numFmt w:val="bullet"/>
      <w:lvlText w:val="•"/>
      <w:lvlJc w:val="left"/>
      <w:pPr>
        <w:tabs>
          <w:tab w:val="num" w:pos="5760"/>
        </w:tabs>
        <w:ind w:left="5760" w:hanging="360"/>
      </w:pPr>
      <w:rPr>
        <w:rFonts w:ascii="Arial" w:hAnsi="Arial" w:cs="Arial" w:hint="default"/>
      </w:rPr>
    </w:lvl>
    <w:lvl w:ilvl="8" w:tplc="7A0E05C8">
      <w:start w:val="1"/>
      <w:numFmt w:val="bullet"/>
      <w:lvlText w:val="•"/>
      <w:lvlJc w:val="left"/>
      <w:pPr>
        <w:tabs>
          <w:tab w:val="num" w:pos="6480"/>
        </w:tabs>
        <w:ind w:left="6480" w:hanging="360"/>
      </w:pPr>
      <w:rPr>
        <w:rFonts w:ascii="Arial" w:hAnsi="Arial" w:cs="Arial" w:hint="default"/>
      </w:rPr>
    </w:lvl>
  </w:abstractNum>
  <w:abstractNum w:abstractNumId="8">
    <w:nsid w:val="42F201C7"/>
    <w:multiLevelType w:val="hybridMultilevel"/>
    <w:tmpl w:val="D916C094"/>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9">
    <w:nsid w:val="4389305F"/>
    <w:multiLevelType w:val="hybridMultilevel"/>
    <w:tmpl w:val="CD9C6A7E"/>
    <w:lvl w:ilvl="0" w:tplc="F4E47C6E">
      <w:start w:val="1"/>
      <w:numFmt w:val="bullet"/>
      <w:lvlText w:val="•"/>
      <w:lvlJc w:val="left"/>
      <w:pPr>
        <w:tabs>
          <w:tab w:val="num" w:pos="720"/>
        </w:tabs>
        <w:ind w:left="720" w:hanging="360"/>
      </w:pPr>
      <w:rPr>
        <w:rFonts w:ascii="Arial" w:hAnsi="Arial" w:cs="Arial" w:hint="default"/>
      </w:rPr>
    </w:lvl>
    <w:lvl w:ilvl="1" w:tplc="0744FCB2">
      <w:start w:val="1"/>
      <w:numFmt w:val="bullet"/>
      <w:lvlText w:val="•"/>
      <w:lvlJc w:val="left"/>
      <w:pPr>
        <w:tabs>
          <w:tab w:val="num" w:pos="1440"/>
        </w:tabs>
        <w:ind w:left="1440" w:hanging="360"/>
      </w:pPr>
      <w:rPr>
        <w:rFonts w:ascii="Arial" w:hAnsi="Arial" w:cs="Arial" w:hint="default"/>
      </w:rPr>
    </w:lvl>
    <w:lvl w:ilvl="2" w:tplc="D1DA3F2C">
      <w:start w:val="1"/>
      <w:numFmt w:val="bullet"/>
      <w:lvlText w:val="•"/>
      <w:lvlJc w:val="left"/>
      <w:pPr>
        <w:tabs>
          <w:tab w:val="num" w:pos="2160"/>
        </w:tabs>
        <w:ind w:left="2160" w:hanging="360"/>
      </w:pPr>
      <w:rPr>
        <w:rFonts w:ascii="Arial" w:hAnsi="Arial" w:cs="Arial" w:hint="default"/>
      </w:rPr>
    </w:lvl>
    <w:lvl w:ilvl="3" w:tplc="D9621C96">
      <w:start w:val="1"/>
      <w:numFmt w:val="bullet"/>
      <w:lvlText w:val="•"/>
      <w:lvlJc w:val="left"/>
      <w:pPr>
        <w:tabs>
          <w:tab w:val="num" w:pos="2880"/>
        </w:tabs>
        <w:ind w:left="2880" w:hanging="360"/>
      </w:pPr>
      <w:rPr>
        <w:rFonts w:ascii="Arial" w:hAnsi="Arial" w:cs="Arial" w:hint="default"/>
      </w:rPr>
    </w:lvl>
    <w:lvl w:ilvl="4" w:tplc="312478BE">
      <w:start w:val="1"/>
      <w:numFmt w:val="bullet"/>
      <w:lvlText w:val="•"/>
      <w:lvlJc w:val="left"/>
      <w:pPr>
        <w:tabs>
          <w:tab w:val="num" w:pos="3600"/>
        </w:tabs>
        <w:ind w:left="3600" w:hanging="360"/>
      </w:pPr>
      <w:rPr>
        <w:rFonts w:ascii="Arial" w:hAnsi="Arial" w:cs="Arial" w:hint="default"/>
      </w:rPr>
    </w:lvl>
    <w:lvl w:ilvl="5" w:tplc="6EEE351A">
      <w:start w:val="1"/>
      <w:numFmt w:val="bullet"/>
      <w:lvlText w:val="•"/>
      <w:lvlJc w:val="left"/>
      <w:pPr>
        <w:tabs>
          <w:tab w:val="num" w:pos="4320"/>
        </w:tabs>
        <w:ind w:left="4320" w:hanging="360"/>
      </w:pPr>
      <w:rPr>
        <w:rFonts w:ascii="Arial" w:hAnsi="Arial" w:cs="Arial" w:hint="default"/>
      </w:rPr>
    </w:lvl>
    <w:lvl w:ilvl="6" w:tplc="72CA42EE">
      <w:start w:val="1"/>
      <w:numFmt w:val="bullet"/>
      <w:lvlText w:val="•"/>
      <w:lvlJc w:val="left"/>
      <w:pPr>
        <w:tabs>
          <w:tab w:val="num" w:pos="5040"/>
        </w:tabs>
        <w:ind w:left="5040" w:hanging="360"/>
      </w:pPr>
      <w:rPr>
        <w:rFonts w:ascii="Arial" w:hAnsi="Arial" w:cs="Arial" w:hint="default"/>
      </w:rPr>
    </w:lvl>
    <w:lvl w:ilvl="7" w:tplc="2F1C8B12">
      <w:start w:val="1"/>
      <w:numFmt w:val="bullet"/>
      <w:lvlText w:val="•"/>
      <w:lvlJc w:val="left"/>
      <w:pPr>
        <w:tabs>
          <w:tab w:val="num" w:pos="5760"/>
        </w:tabs>
        <w:ind w:left="5760" w:hanging="360"/>
      </w:pPr>
      <w:rPr>
        <w:rFonts w:ascii="Arial" w:hAnsi="Arial" w:cs="Arial" w:hint="default"/>
      </w:rPr>
    </w:lvl>
    <w:lvl w:ilvl="8" w:tplc="A3F20AAC">
      <w:start w:val="1"/>
      <w:numFmt w:val="bullet"/>
      <w:lvlText w:val="•"/>
      <w:lvlJc w:val="left"/>
      <w:pPr>
        <w:tabs>
          <w:tab w:val="num" w:pos="6480"/>
        </w:tabs>
        <w:ind w:left="6480" w:hanging="360"/>
      </w:pPr>
      <w:rPr>
        <w:rFonts w:ascii="Arial" w:hAnsi="Arial" w:cs="Arial" w:hint="default"/>
      </w:rPr>
    </w:lvl>
  </w:abstractNum>
  <w:abstractNum w:abstractNumId="10">
    <w:nsid w:val="4A8B71B5"/>
    <w:multiLevelType w:val="hybridMultilevel"/>
    <w:tmpl w:val="E43E9E9E"/>
    <w:lvl w:ilvl="0" w:tplc="04190001">
      <w:start w:val="1"/>
      <w:numFmt w:val="bullet"/>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11">
    <w:nsid w:val="4E141906"/>
    <w:multiLevelType w:val="hybridMultilevel"/>
    <w:tmpl w:val="E424D71C"/>
    <w:lvl w:ilvl="0" w:tplc="62EA0068">
      <w:start w:val="1"/>
      <w:numFmt w:val="decimal"/>
      <w:lvlText w:val="%1)"/>
      <w:lvlJc w:val="left"/>
      <w:pPr>
        <w:ind w:left="1358" w:hanging="360"/>
      </w:pPr>
      <w:rPr>
        <w:rFonts w:hint="default"/>
        <w:sz w:val="24"/>
        <w:szCs w:val="24"/>
      </w:rPr>
    </w:lvl>
    <w:lvl w:ilvl="1" w:tplc="04190019">
      <w:start w:val="1"/>
      <w:numFmt w:val="lowerLetter"/>
      <w:lvlText w:val="%2."/>
      <w:lvlJc w:val="left"/>
      <w:pPr>
        <w:ind w:left="2078" w:hanging="360"/>
      </w:pPr>
    </w:lvl>
    <w:lvl w:ilvl="2" w:tplc="0419001B">
      <w:start w:val="1"/>
      <w:numFmt w:val="lowerRoman"/>
      <w:lvlText w:val="%3."/>
      <w:lvlJc w:val="right"/>
      <w:pPr>
        <w:ind w:left="2798" w:hanging="180"/>
      </w:pPr>
    </w:lvl>
    <w:lvl w:ilvl="3" w:tplc="0419000F">
      <w:start w:val="1"/>
      <w:numFmt w:val="decimal"/>
      <w:lvlText w:val="%4."/>
      <w:lvlJc w:val="left"/>
      <w:pPr>
        <w:ind w:left="3518" w:hanging="360"/>
      </w:pPr>
    </w:lvl>
    <w:lvl w:ilvl="4" w:tplc="04190019">
      <w:start w:val="1"/>
      <w:numFmt w:val="lowerLetter"/>
      <w:lvlText w:val="%5."/>
      <w:lvlJc w:val="left"/>
      <w:pPr>
        <w:ind w:left="4238" w:hanging="360"/>
      </w:pPr>
    </w:lvl>
    <w:lvl w:ilvl="5" w:tplc="0419001B">
      <w:start w:val="1"/>
      <w:numFmt w:val="lowerRoman"/>
      <w:lvlText w:val="%6."/>
      <w:lvlJc w:val="right"/>
      <w:pPr>
        <w:ind w:left="4958" w:hanging="180"/>
      </w:pPr>
    </w:lvl>
    <w:lvl w:ilvl="6" w:tplc="0419000F">
      <w:start w:val="1"/>
      <w:numFmt w:val="decimal"/>
      <w:lvlText w:val="%7."/>
      <w:lvlJc w:val="left"/>
      <w:pPr>
        <w:ind w:left="5678" w:hanging="360"/>
      </w:pPr>
    </w:lvl>
    <w:lvl w:ilvl="7" w:tplc="04190019">
      <w:start w:val="1"/>
      <w:numFmt w:val="lowerLetter"/>
      <w:lvlText w:val="%8."/>
      <w:lvlJc w:val="left"/>
      <w:pPr>
        <w:ind w:left="6398" w:hanging="360"/>
      </w:pPr>
    </w:lvl>
    <w:lvl w:ilvl="8" w:tplc="0419001B">
      <w:start w:val="1"/>
      <w:numFmt w:val="lowerRoman"/>
      <w:lvlText w:val="%9."/>
      <w:lvlJc w:val="right"/>
      <w:pPr>
        <w:ind w:left="7118" w:hanging="180"/>
      </w:pPr>
    </w:lvl>
  </w:abstractNum>
  <w:abstractNum w:abstractNumId="12">
    <w:nsid w:val="5FC12ECD"/>
    <w:multiLevelType w:val="hybridMultilevel"/>
    <w:tmpl w:val="4FE6A476"/>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3">
    <w:nsid w:val="64ED3066"/>
    <w:multiLevelType w:val="hybridMultilevel"/>
    <w:tmpl w:val="0E02CFC6"/>
    <w:lvl w:ilvl="0" w:tplc="FDEA9914">
      <w:start w:val="1"/>
      <w:numFmt w:val="bullet"/>
      <w:lvlText w:val=""/>
      <w:lvlJc w:val="left"/>
      <w:pPr>
        <w:tabs>
          <w:tab w:val="num" w:pos="924"/>
        </w:tabs>
        <w:ind w:left="924" w:hanging="360"/>
      </w:pPr>
      <w:rPr>
        <w:rFonts w:ascii="Wingdings" w:hAnsi="Wingdings" w:cs="Wingdings" w:hint="default"/>
        <w:b w:val="0"/>
        <w:bCs w:val="0"/>
        <w:i w:val="0"/>
        <w:iCs w:val="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14">
    <w:nsid w:val="6B9C0428"/>
    <w:multiLevelType w:val="hybridMultilevel"/>
    <w:tmpl w:val="2068B7B0"/>
    <w:lvl w:ilvl="0" w:tplc="4BB49B6A">
      <w:start w:val="1"/>
      <w:numFmt w:val="bullet"/>
      <w:lvlText w:val="•"/>
      <w:lvlJc w:val="left"/>
      <w:pPr>
        <w:tabs>
          <w:tab w:val="num" w:pos="720"/>
        </w:tabs>
        <w:ind w:left="720" w:hanging="360"/>
      </w:pPr>
      <w:rPr>
        <w:rFonts w:ascii="Arial" w:hAnsi="Arial" w:cs="Arial" w:hint="default"/>
      </w:rPr>
    </w:lvl>
    <w:lvl w:ilvl="1" w:tplc="A914EA4C">
      <w:start w:val="3627"/>
      <w:numFmt w:val="bullet"/>
      <w:lvlText w:val="–"/>
      <w:lvlJc w:val="left"/>
      <w:pPr>
        <w:tabs>
          <w:tab w:val="num" w:pos="1440"/>
        </w:tabs>
        <w:ind w:left="1440" w:hanging="360"/>
      </w:pPr>
      <w:rPr>
        <w:rFonts w:ascii="Arial" w:hAnsi="Arial" w:cs="Arial" w:hint="default"/>
      </w:rPr>
    </w:lvl>
    <w:lvl w:ilvl="2" w:tplc="0CCA009A">
      <w:start w:val="1"/>
      <w:numFmt w:val="bullet"/>
      <w:lvlText w:val="•"/>
      <w:lvlJc w:val="left"/>
      <w:pPr>
        <w:tabs>
          <w:tab w:val="num" w:pos="2160"/>
        </w:tabs>
        <w:ind w:left="2160" w:hanging="360"/>
      </w:pPr>
      <w:rPr>
        <w:rFonts w:ascii="Arial" w:hAnsi="Arial" w:cs="Arial" w:hint="default"/>
      </w:rPr>
    </w:lvl>
    <w:lvl w:ilvl="3" w:tplc="8DB4AFA4">
      <w:start w:val="1"/>
      <w:numFmt w:val="bullet"/>
      <w:lvlText w:val="•"/>
      <w:lvlJc w:val="left"/>
      <w:pPr>
        <w:tabs>
          <w:tab w:val="num" w:pos="2880"/>
        </w:tabs>
        <w:ind w:left="2880" w:hanging="360"/>
      </w:pPr>
      <w:rPr>
        <w:rFonts w:ascii="Arial" w:hAnsi="Arial" w:cs="Arial" w:hint="default"/>
      </w:rPr>
    </w:lvl>
    <w:lvl w:ilvl="4" w:tplc="BDF03D3A">
      <w:start w:val="1"/>
      <w:numFmt w:val="bullet"/>
      <w:lvlText w:val="•"/>
      <w:lvlJc w:val="left"/>
      <w:pPr>
        <w:tabs>
          <w:tab w:val="num" w:pos="3600"/>
        </w:tabs>
        <w:ind w:left="3600" w:hanging="360"/>
      </w:pPr>
      <w:rPr>
        <w:rFonts w:ascii="Arial" w:hAnsi="Arial" w:cs="Arial" w:hint="default"/>
      </w:rPr>
    </w:lvl>
    <w:lvl w:ilvl="5" w:tplc="3708790E">
      <w:start w:val="1"/>
      <w:numFmt w:val="bullet"/>
      <w:lvlText w:val="•"/>
      <w:lvlJc w:val="left"/>
      <w:pPr>
        <w:tabs>
          <w:tab w:val="num" w:pos="4320"/>
        </w:tabs>
        <w:ind w:left="4320" w:hanging="360"/>
      </w:pPr>
      <w:rPr>
        <w:rFonts w:ascii="Arial" w:hAnsi="Arial" w:cs="Arial" w:hint="default"/>
      </w:rPr>
    </w:lvl>
    <w:lvl w:ilvl="6" w:tplc="8A4631F6">
      <w:start w:val="1"/>
      <w:numFmt w:val="bullet"/>
      <w:lvlText w:val="•"/>
      <w:lvlJc w:val="left"/>
      <w:pPr>
        <w:tabs>
          <w:tab w:val="num" w:pos="5040"/>
        </w:tabs>
        <w:ind w:left="5040" w:hanging="360"/>
      </w:pPr>
      <w:rPr>
        <w:rFonts w:ascii="Arial" w:hAnsi="Arial" w:cs="Arial" w:hint="default"/>
      </w:rPr>
    </w:lvl>
    <w:lvl w:ilvl="7" w:tplc="F3FE0DB8">
      <w:start w:val="1"/>
      <w:numFmt w:val="bullet"/>
      <w:lvlText w:val="•"/>
      <w:lvlJc w:val="left"/>
      <w:pPr>
        <w:tabs>
          <w:tab w:val="num" w:pos="5760"/>
        </w:tabs>
        <w:ind w:left="5760" w:hanging="360"/>
      </w:pPr>
      <w:rPr>
        <w:rFonts w:ascii="Arial" w:hAnsi="Arial" w:cs="Arial" w:hint="default"/>
      </w:rPr>
    </w:lvl>
    <w:lvl w:ilvl="8" w:tplc="C242E1F6">
      <w:start w:val="1"/>
      <w:numFmt w:val="bullet"/>
      <w:lvlText w:val="•"/>
      <w:lvlJc w:val="left"/>
      <w:pPr>
        <w:tabs>
          <w:tab w:val="num" w:pos="6480"/>
        </w:tabs>
        <w:ind w:left="6480" w:hanging="360"/>
      </w:pPr>
      <w:rPr>
        <w:rFonts w:ascii="Arial" w:hAnsi="Arial" w:cs="Arial" w:hint="default"/>
      </w:rPr>
    </w:lvl>
  </w:abstractNum>
  <w:abstractNum w:abstractNumId="15">
    <w:nsid w:val="6BF44875"/>
    <w:multiLevelType w:val="hybridMultilevel"/>
    <w:tmpl w:val="C6FA025C"/>
    <w:lvl w:ilvl="0" w:tplc="04190001">
      <w:start w:val="1"/>
      <w:numFmt w:val="bullet"/>
      <w:lvlText w:val=""/>
      <w:lvlJc w:val="left"/>
      <w:pPr>
        <w:ind w:left="1287" w:hanging="360"/>
      </w:pPr>
      <w:rPr>
        <w:rFonts w:ascii="Symbol" w:hAnsi="Symbol" w:cs="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cs="Wingdings" w:hint="default"/>
      </w:rPr>
    </w:lvl>
    <w:lvl w:ilvl="3" w:tplc="04190001">
      <w:start w:val="1"/>
      <w:numFmt w:val="bullet"/>
      <w:lvlText w:val=""/>
      <w:lvlJc w:val="left"/>
      <w:pPr>
        <w:ind w:left="3447" w:hanging="360"/>
      </w:pPr>
      <w:rPr>
        <w:rFonts w:ascii="Symbol" w:hAnsi="Symbol" w:cs="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cs="Wingdings" w:hint="default"/>
      </w:rPr>
    </w:lvl>
    <w:lvl w:ilvl="6" w:tplc="04190001">
      <w:start w:val="1"/>
      <w:numFmt w:val="bullet"/>
      <w:lvlText w:val=""/>
      <w:lvlJc w:val="left"/>
      <w:pPr>
        <w:ind w:left="5607" w:hanging="360"/>
      </w:pPr>
      <w:rPr>
        <w:rFonts w:ascii="Symbol" w:hAnsi="Symbol" w:cs="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cs="Wingdings" w:hint="default"/>
      </w:rPr>
    </w:lvl>
  </w:abstractNum>
  <w:abstractNum w:abstractNumId="16">
    <w:nsid w:val="6DC853BE"/>
    <w:multiLevelType w:val="hybridMultilevel"/>
    <w:tmpl w:val="EBD85AB2"/>
    <w:lvl w:ilvl="0" w:tplc="FDEA9914">
      <w:start w:val="1"/>
      <w:numFmt w:val="bullet"/>
      <w:lvlText w:val=""/>
      <w:lvlJc w:val="left"/>
      <w:pPr>
        <w:tabs>
          <w:tab w:val="num" w:pos="924"/>
        </w:tabs>
        <w:ind w:left="924" w:hanging="360"/>
      </w:pPr>
      <w:rPr>
        <w:rFonts w:ascii="Wingdings" w:hAnsi="Wingdings" w:cs="Wingdings" w:hint="default"/>
        <w:b w:val="0"/>
        <w:bCs w:val="0"/>
        <w:i w:val="0"/>
        <w:iCs w:val="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17">
    <w:nsid w:val="717B4214"/>
    <w:multiLevelType w:val="hybridMultilevel"/>
    <w:tmpl w:val="8F30C6DC"/>
    <w:lvl w:ilvl="0" w:tplc="04190001">
      <w:start w:val="1"/>
      <w:numFmt w:val="bullet"/>
      <w:lvlText w:val=""/>
      <w:lvlJc w:val="left"/>
      <w:pPr>
        <w:ind w:left="1287" w:hanging="360"/>
      </w:pPr>
      <w:rPr>
        <w:rFonts w:ascii="Symbol" w:hAnsi="Symbol" w:cs="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cs="Wingdings" w:hint="default"/>
      </w:rPr>
    </w:lvl>
    <w:lvl w:ilvl="3" w:tplc="04190001">
      <w:start w:val="1"/>
      <w:numFmt w:val="bullet"/>
      <w:lvlText w:val=""/>
      <w:lvlJc w:val="left"/>
      <w:pPr>
        <w:ind w:left="3447" w:hanging="360"/>
      </w:pPr>
      <w:rPr>
        <w:rFonts w:ascii="Symbol" w:hAnsi="Symbol" w:cs="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cs="Wingdings" w:hint="default"/>
      </w:rPr>
    </w:lvl>
    <w:lvl w:ilvl="6" w:tplc="04190001">
      <w:start w:val="1"/>
      <w:numFmt w:val="bullet"/>
      <w:lvlText w:val=""/>
      <w:lvlJc w:val="left"/>
      <w:pPr>
        <w:ind w:left="5607" w:hanging="360"/>
      </w:pPr>
      <w:rPr>
        <w:rFonts w:ascii="Symbol" w:hAnsi="Symbol" w:cs="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cs="Wingdings" w:hint="default"/>
      </w:rPr>
    </w:lvl>
  </w:abstractNum>
  <w:abstractNum w:abstractNumId="18">
    <w:nsid w:val="751B680E"/>
    <w:multiLevelType w:val="hybridMultilevel"/>
    <w:tmpl w:val="82B24754"/>
    <w:lvl w:ilvl="0" w:tplc="04190001">
      <w:start w:val="1"/>
      <w:numFmt w:val="bullet"/>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19">
    <w:nsid w:val="7D3C4240"/>
    <w:multiLevelType w:val="hybridMultilevel"/>
    <w:tmpl w:val="A8E4D7F8"/>
    <w:lvl w:ilvl="0" w:tplc="CC985966">
      <w:start w:val="1"/>
      <w:numFmt w:val="bullet"/>
      <w:lvlText w:val="•"/>
      <w:lvlJc w:val="left"/>
      <w:pPr>
        <w:tabs>
          <w:tab w:val="num" w:pos="720"/>
        </w:tabs>
        <w:ind w:left="720" w:hanging="360"/>
      </w:pPr>
      <w:rPr>
        <w:rFonts w:ascii="Arial" w:hAnsi="Arial" w:cs="Arial" w:hint="default"/>
      </w:rPr>
    </w:lvl>
    <w:lvl w:ilvl="1" w:tplc="0FB881B4">
      <w:start w:val="1"/>
      <w:numFmt w:val="bullet"/>
      <w:lvlText w:val="•"/>
      <w:lvlJc w:val="left"/>
      <w:pPr>
        <w:tabs>
          <w:tab w:val="num" w:pos="1440"/>
        </w:tabs>
        <w:ind w:left="1440" w:hanging="360"/>
      </w:pPr>
      <w:rPr>
        <w:rFonts w:ascii="Arial" w:hAnsi="Arial" w:cs="Arial" w:hint="default"/>
      </w:rPr>
    </w:lvl>
    <w:lvl w:ilvl="2" w:tplc="53DC82AE">
      <w:start w:val="1"/>
      <w:numFmt w:val="bullet"/>
      <w:lvlText w:val="•"/>
      <w:lvlJc w:val="left"/>
      <w:pPr>
        <w:tabs>
          <w:tab w:val="num" w:pos="2160"/>
        </w:tabs>
        <w:ind w:left="2160" w:hanging="360"/>
      </w:pPr>
      <w:rPr>
        <w:rFonts w:ascii="Arial" w:hAnsi="Arial" w:cs="Arial" w:hint="default"/>
      </w:rPr>
    </w:lvl>
    <w:lvl w:ilvl="3" w:tplc="E2B4BC96">
      <w:start w:val="1"/>
      <w:numFmt w:val="bullet"/>
      <w:lvlText w:val="•"/>
      <w:lvlJc w:val="left"/>
      <w:pPr>
        <w:tabs>
          <w:tab w:val="num" w:pos="2880"/>
        </w:tabs>
        <w:ind w:left="2880" w:hanging="360"/>
      </w:pPr>
      <w:rPr>
        <w:rFonts w:ascii="Arial" w:hAnsi="Arial" w:cs="Arial" w:hint="default"/>
      </w:rPr>
    </w:lvl>
    <w:lvl w:ilvl="4" w:tplc="48FEBD80">
      <w:start w:val="1"/>
      <w:numFmt w:val="bullet"/>
      <w:lvlText w:val="•"/>
      <w:lvlJc w:val="left"/>
      <w:pPr>
        <w:tabs>
          <w:tab w:val="num" w:pos="3600"/>
        </w:tabs>
        <w:ind w:left="3600" w:hanging="360"/>
      </w:pPr>
      <w:rPr>
        <w:rFonts w:ascii="Arial" w:hAnsi="Arial" w:cs="Arial" w:hint="default"/>
      </w:rPr>
    </w:lvl>
    <w:lvl w:ilvl="5" w:tplc="7338B3A0">
      <w:start w:val="1"/>
      <w:numFmt w:val="bullet"/>
      <w:lvlText w:val="•"/>
      <w:lvlJc w:val="left"/>
      <w:pPr>
        <w:tabs>
          <w:tab w:val="num" w:pos="4320"/>
        </w:tabs>
        <w:ind w:left="4320" w:hanging="360"/>
      </w:pPr>
      <w:rPr>
        <w:rFonts w:ascii="Arial" w:hAnsi="Arial" w:cs="Arial" w:hint="default"/>
      </w:rPr>
    </w:lvl>
    <w:lvl w:ilvl="6" w:tplc="A9C42D6E">
      <w:start w:val="1"/>
      <w:numFmt w:val="bullet"/>
      <w:lvlText w:val="•"/>
      <w:lvlJc w:val="left"/>
      <w:pPr>
        <w:tabs>
          <w:tab w:val="num" w:pos="5040"/>
        </w:tabs>
        <w:ind w:left="5040" w:hanging="360"/>
      </w:pPr>
      <w:rPr>
        <w:rFonts w:ascii="Arial" w:hAnsi="Arial" w:cs="Arial" w:hint="default"/>
      </w:rPr>
    </w:lvl>
    <w:lvl w:ilvl="7" w:tplc="62EEBB9A">
      <w:start w:val="1"/>
      <w:numFmt w:val="bullet"/>
      <w:lvlText w:val="•"/>
      <w:lvlJc w:val="left"/>
      <w:pPr>
        <w:tabs>
          <w:tab w:val="num" w:pos="5760"/>
        </w:tabs>
        <w:ind w:left="5760" w:hanging="360"/>
      </w:pPr>
      <w:rPr>
        <w:rFonts w:ascii="Arial" w:hAnsi="Arial" w:cs="Arial" w:hint="default"/>
      </w:rPr>
    </w:lvl>
    <w:lvl w:ilvl="8" w:tplc="8FC4B854">
      <w:start w:val="1"/>
      <w:numFmt w:val="bullet"/>
      <w:lvlText w:val="•"/>
      <w:lvlJc w:val="left"/>
      <w:pPr>
        <w:tabs>
          <w:tab w:val="num" w:pos="6480"/>
        </w:tabs>
        <w:ind w:left="6480" w:hanging="360"/>
      </w:pPr>
      <w:rPr>
        <w:rFonts w:ascii="Arial" w:hAnsi="Arial" w:cs="Arial" w:hint="default"/>
      </w:rPr>
    </w:lvl>
  </w:abstractNum>
  <w:abstractNum w:abstractNumId="20">
    <w:nsid w:val="7E4E4E7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4"/>
  </w:num>
  <w:num w:numId="3">
    <w:abstractNumId w:val="13"/>
  </w:num>
  <w:num w:numId="4">
    <w:abstractNumId w:val="16"/>
  </w:num>
  <w:num w:numId="5">
    <w:abstractNumId w:val="10"/>
  </w:num>
  <w:num w:numId="6">
    <w:abstractNumId w:val="8"/>
  </w:num>
  <w:num w:numId="7">
    <w:abstractNumId w:val="12"/>
  </w:num>
  <w:num w:numId="8">
    <w:abstractNumId w:val="9"/>
  </w:num>
  <w:num w:numId="9">
    <w:abstractNumId w:val="5"/>
  </w:num>
  <w:num w:numId="10">
    <w:abstractNumId w:val="3"/>
  </w:num>
  <w:num w:numId="11">
    <w:abstractNumId w:val="0"/>
  </w:num>
  <w:num w:numId="12">
    <w:abstractNumId w:val="17"/>
  </w:num>
  <w:num w:numId="13">
    <w:abstractNumId w:val="6"/>
  </w:num>
  <w:num w:numId="14">
    <w:abstractNumId w:val="2"/>
  </w:num>
  <w:num w:numId="15">
    <w:abstractNumId w:val="20"/>
  </w:num>
  <w:num w:numId="16">
    <w:abstractNumId w:val="15"/>
  </w:num>
  <w:num w:numId="17">
    <w:abstractNumId w:val="7"/>
  </w:num>
  <w:num w:numId="18">
    <w:abstractNumId w:val="19"/>
  </w:num>
  <w:num w:numId="19">
    <w:abstractNumId w:val="14"/>
  </w:num>
  <w:num w:numId="20">
    <w:abstractNumId w:val="1"/>
  </w:num>
  <w:num w:numId="21">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defaultTabStop w:val="708"/>
  <w:doNotHyphenateCaps/>
  <w:drawingGridHorizontalSpacing w:val="120"/>
  <w:displayHorizontalDrawingGridEvery w:val="2"/>
  <w:characterSpacingControl w:val="doNotCompress"/>
  <w:doNotValidateAgainstSchema/>
  <w:doNotDemarcateInvalidXml/>
  <w:footnotePr>
    <w:footnote w:id="0"/>
    <w:footnote w:id="1"/>
  </w:footnotePr>
  <w:endnotePr>
    <w:endnote w:id="0"/>
    <w:endnote w:id="1"/>
  </w:endnotePr>
  <w:compat/>
  <w:rsids>
    <w:rsidRoot w:val="00BD5543"/>
    <w:rsid w:val="00012192"/>
    <w:rsid w:val="00026CF7"/>
    <w:rsid w:val="00044720"/>
    <w:rsid w:val="000528C3"/>
    <w:rsid w:val="00063218"/>
    <w:rsid w:val="0007269B"/>
    <w:rsid w:val="00072CC1"/>
    <w:rsid w:val="00082BFA"/>
    <w:rsid w:val="00083312"/>
    <w:rsid w:val="00091B8F"/>
    <w:rsid w:val="00092131"/>
    <w:rsid w:val="0009326A"/>
    <w:rsid w:val="000A0FE5"/>
    <w:rsid w:val="000C30B6"/>
    <w:rsid w:val="000D24BB"/>
    <w:rsid w:val="000D3631"/>
    <w:rsid w:val="000D60C0"/>
    <w:rsid w:val="000D7AEE"/>
    <w:rsid w:val="000D7E21"/>
    <w:rsid w:val="000F231D"/>
    <w:rsid w:val="00105ADF"/>
    <w:rsid w:val="00110F48"/>
    <w:rsid w:val="00111A7D"/>
    <w:rsid w:val="00115552"/>
    <w:rsid w:val="00140189"/>
    <w:rsid w:val="0015774A"/>
    <w:rsid w:val="00160CFE"/>
    <w:rsid w:val="0016430E"/>
    <w:rsid w:val="001762E8"/>
    <w:rsid w:val="00177ADB"/>
    <w:rsid w:val="00185E82"/>
    <w:rsid w:val="001A1C22"/>
    <w:rsid w:val="001A47EE"/>
    <w:rsid w:val="001B253B"/>
    <w:rsid w:val="001D42C9"/>
    <w:rsid w:val="001D6AB0"/>
    <w:rsid w:val="001E2C45"/>
    <w:rsid w:val="001F1E6F"/>
    <w:rsid w:val="001F7D6F"/>
    <w:rsid w:val="002069B4"/>
    <w:rsid w:val="00212945"/>
    <w:rsid w:val="0022033B"/>
    <w:rsid w:val="00233692"/>
    <w:rsid w:val="0023721B"/>
    <w:rsid w:val="002413C2"/>
    <w:rsid w:val="00244CC9"/>
    <w:rsid w:val="00250663"/>
    <w:rsid w:val="0026536E"/>
    <w:rsid w:val="00270479"/>
    <w:rsid w:val="00275169"/>
    <w:rsid w:val="00275EBA"/>
    <w:rsid w:val="002842C1"/>
    <w:rsid w:val="00294236"/>
    <w:rsid w:val="00294366"/>
    <w:rsid w:val="002A571D"/>
    <w:rsid w:val="002B53B4"/>
    <w:rsid w:val="002C20D9"/>
    <w:rsid w:val="002D523B"/>
    <w:rsid w:val="002E051B"/>
    <w:rsid w:val="002E1DFF"/>
    <w:rsid w:val="002E2B21"/>
    <w:rsid w:val="002E3966"/>
    <w:rsid w:val="002F62E7"/>
    <w:rsid w:val="003150F2"/>
    <w:rsid w:val="00320CBC"/>
    <w:rsid w:val="003211D6"/>
    <w:rsid w:val="00352258"/>
    <w:rsid w:val="00354428"/>
    <w:rsid w:val="0036267B"/>
    <w:rsid w:val="00362841"/>
    <w:rsid w:val="003653C2"/>
    <w:rsid w:val="00367AED"/>
    <w:rsid w:val="003737B8"/>
    <w:rsid w:val="00387B49"/>
    <w:rsid w:val="003A6988"/>
    <w:rsid w:val="003A71E6"/>
    <w:rsid w:val="003B0B0D"/>
    <w:rsid w:val="003C0531"/>
    <w:rsid w:val="003C1286"/>
    <w:rsid w:val="003C201F"/>
    <w:rsid w:val="003C5F96"/>
    <w:rsid w:val="003C67B9"/>
    <w:rsid w:val="003D3AAC"/>
    <w:rsid w:val="003F3802"/>
    <w:rsid w:val="00405BED"/>
    <w:rsid w:val="004157E3"/>
    <w:rsid w:val="00415AFC"/>
    <w:rsid w:val="00444408"/>
    <w:rsid w:val="004562A1"/>
    <w:rsid w:val="00473390"/>
    <w:rsid w:val="00482F3D"/>
    <w:rsid w:val="00487F45"/>
    <w:rsid w:val="004A46C9"/>
    <w:rsid w:val="004A4E57"/>
    <w:rsid w:val="004C126E"/>
    <w:rsid w:val="004C5EE2"/>
    <w:rsid w:val="004D1ACC"/>
    <w:rsid w:val="004D6474"/>
    <w:rsid w:val="004E17D9"/>
    <w:rsid w:val="004E528E"/>
    <w:rsid w:val="004E7669"/>
    <w:rsid w:val="005052E4"/>
    <w:rsid w:val="005311B6"/>
    <w:rsid w:val="00531A0B"/>
    <w:rsid w:val="00553B75"/>
    <w:rsid w:val="0056019A"/>
    <w:rsid w:val="00576D06"/>
    <w:rsid w:val="005809D6"/>
    <w:rsid w:val="00580F95"/>
    <w:rsid w:val="00591634"/>
    <w:rsid w:val="005A01DE"/>
    <w:rsid w:val="005A47DB"/>
    <w:rsid w:val="005B664B"/>
    <w:rsid w:val="005C2799"/>
    <w:rsid w:val="005C7D24"/>
    <w:rsid w:val="005E2257"/>
    <w:rsid w:val="005E4ECE"/>
    <w:rsid w:val="005F2F92"/>
    <w:rsid w:val="006013A1"/>
    <w:rsid w:val="0061283A"/>
    <w:rsid w:val="00615274"/>
    <w:rsid w:val="00621E14"/>
    <w:rsid w:val="00632EBA"/>
    <w:rsid w:val="006478B2"/>
    <w:rsid w:val="0065075B"/>
    <w:rsid w:val="00651095"/>
    <w:rsid w:val="006525E2"/>
    <w:rsid w:val="00653531"/>
    <w:rsid w:val="00656AE7"/>
    <w:rsid w:val="00657F20"/>
    <w:rsid w:val="00657F47"/>
    <w:rsid w:val="00661C8B"/>
    <w:rsid w:val="00665908"/>
    <w:rsid w:val="00693C38"/>
    <w:rsid w:val="006A2C97"/>
    <w:rsid w:val="006A43CE"/>
    <w:rsid w:val="006A7A1E"/>
    <w:rsid w:val="006B3A36"/>
    <w:rsid w:val="006C1A3E"/>
    <w:rsid w:val="006C79CB"/>
    <w:rsid w:val="006D0051"/>
    <w:rsid w:val="006E34A3"/>
    <w:rsid w:val="006E5CF4"/>
    <w:rsid w:val="006F1C57"/>
    <w:rsid w:val="006F7F17"/>
    <w:rsid w:val="00700BD8"/>
    <w:rsid w:val="00714043"/>
    <w:rsid w:val="00732199"/>
    <w:rsid w:val="00732C00"/>
    <w:rsid w:val="007570D3"/>
    <w:rsid w:val="00766662"/>
    <w:rsid w:val="00767E67"/>
    <w:rsid w:val="007745B8"/>
    <w:rsid w:val="00777C27"/>
    <w:rsid w:val="00785AD2"/>
    <w:rsid w:val="00787C36"/>
    <w:rsid w:val="0079147F"/>
    <w:rsid w:val="007A1E31"/>
    <w:rsid w:val="007B26FC"/>
    <w:rsid w:val="007B343F"/>
    <w:rsid w:val="007B566C"/>
    <w:rsid w:val="007B7E93"/>
    <w:rsid w:val="007C01A5"/>
    <w:rsid w:val="007C2666"/>
    <w:rsid w:val="007C287D"/>
    <w:rsid w:val="007C65BA"/>
    <w:rsid w:val="007D1FD6"/>
    <w:rsid w:val="007D297B"/>
    <w:rsid w:val="007D311D"/>
    <w:rsid w:val="007D6212"/>
    <w:rsid w:val="007E59C4"/>
    <w:rsid w:val="007E6E28"/>
    <w:rsid w:val="007F3911"/>
    <w:rsid w:val="007F47BD"/>
    <w:rsid w:val="00803F48"/>
    <w:rsid w:val="00806C1C"/>
    <w:rsid w:val="008218FC"/>
    <w:rsid w:val="008233A1"/>
    <w:rsid w:val="00836FDB"/>
    <w:rsid w:val="00846490"/>
    <w:rsid w:val="0084728F"/>
    <w:rsid w:val="0085441E"/>
    <w:rsid w:val="0085444F"/>
    <w:rsid w:val="00856B26"/>
    <w:rsid w:val="00860BA4"/>
    <w:rsid w:val="00864F1F"/>
    <w:rsid w:val="00865AFF"/>
    <w:rsid w:val="00866156"/>
    <w:rsid w:val="0087418B"/>
    <w:rsid w:val="0087510F"/>
    <w:rsid w:val="008855EB"/>
    <w:rsid w:val="008931B8"/>
    <w:rsid w:val="00894D28"/>
    <w:rsid w:val="008B3D6E"/>
    <w:rsid w:val="008B5A1B"/>
    <w:rsid w:val="008C2B0E"/>
    <w:rsid w:val="008E39DF"/>
    <w:rsid w:val="008F4299"/>
    <w:rsid w:val="008F55F8"/>
    <w:rsid w:val="00900A73"/>
    <w:rsid w:val="009078CE"/>
    <w:rsid w:val="00930045"/>
    <w:rsid w:val="0094799A"/>
    <w:rsid w:val="00954289"/>
    <w:rsid w:val="00954293"/>
    <w:rsid w:val="009553C5"/>
    <w:rsid w:val="009760D4"/>
    <w:rsid w:val="009806FE"/>
    <w:rsid w:val="00990474"/>
    <w:rsid w:val="00990756"/>
    <w:rsid w:val="009930AE"/>
    <w:rsid w:val="009968AF"/>
    <w:rsid w:val="009A0817"/>
    <w:rsid w:val="009B0BFA"/>
    <w:rsid w:val="009B1FEC"/>
    <w:rsid w:val="009B5F81"/>
    <w:rsid w:val="009B7FEC"/>
    <w:rsid w:val="009C1FDD"/>
    <w:rsid w:val="009C6CFA"/>
    <w:rsid w:val="009D0A6F"/>
    <w:rsid w:val="009E5552"/>
    <w:rsid w:val="009F5EE9"/>
    <w:rsid w:val="00A007A0"/>
    <w:rsid w:val="00A07CB2"/>
    <w:rsid w:val="00A123F8"/>
    <w:rsid w:val="00A25428"/>
    <w:rsid w:val="00A43901"/>
    <w:rsid w:val="00A441AE"/>
    <w:rsid w:val="00A52B15"/>
    <w:rsid w:val="00A55554"/>
    <w:rsid w:val="00A615E9"/>
    <w:rsid w:val="00A62EB3"/>
    <w:rsid w:val="00A64CB5"/>
    <w:rsid w:val="00A77F87"/>
    <w:rsid w:val="00A81B08"/>
    <w:rsid w:val="00A82344"/>
    <w:rsid w:val="00A83DA7"/>
    <w:rsid w:val="00A86E1C"/>
    <w:rsid w:val="00A87903"/>
    <w:rsid w:val="00A95073"/>
    <w:rsid w:val="00A959A8"/>
    <w:rsid w:val="00A97F17"/>
    <w:rsid w:val="00AA2AEF"/>
    <w:rsid w:val="00AB01B9"/>
    <w:rsid w:val="00AB59F9"/>
    <w:rsid w:val="00AC1C10"/>
    <w:rsid w:val="00AF3917"/>
    <w:rsid w:val="00AF5821"/>
    <w:rsid w:val="00AF6466"/>
    <w:rsid w:val="00B2457F"/>
    <w:rsid w:val="00B35277"/>
    <w:rsid w:val="00B37C05"/>
    <w:rsid w:val="00B61733"/>
    <w:rsid w:val="00B62D44"/>
    <w:rsid w:val="00B64DD9"/>
    <w:rsid w:val="00B702E4"/>
    <w:rsid w:val="00B77D23"/>
    <w:rsid w:val="00B85309"/>
    <w:rsid w:val="00B902D9"/>
    <w:rsid w:val="00B97872"/>
    <w:rsid w:val="00BA1730"/>
    <w:rsid w:val="00BA2D72"/>
    <w:rsid w:val="00BA490B"/>
    <w:rsid w:val="00BA5288"/>
    <w:rsid w:val="00BB4433"/>
    <w:rsid w:val="00BB6339"/>
    <w:rsid w:val="00BB726B"/>
    <w:rsid w:val="00BC1B82"/>
    <w:rsid w:val="00BC4B79"/>
    <w:rsid w:val="00BC65CC"/>
    <w:rsid w:val="00BD5543"/>
    <w:rsid w:val="00BE689A"/>
    <w:rsid w:val="00BF2252"/>
    <w:rsid w:val="00BF3754"/>
    <w:rsid w:val="00BF3EBE"/>
    <w:rsid w:val="00BF79D2"/>
    <w:rsid w:val="00C03820"/>
    <w:rsid w:val="00C14164"/>
    <w:rsid w:val="00C2383F"/>
    <w:rsid w:val="00C31C46"/>
    <w:rsid w:val="00C32388"/>
    <w:rsid w:val="00C3385F"/>
    <w:rsid w:val="00C3413C"/>
    <w:rsid w:val="00C35B6D"/>
    <w:rsid w:val="00C615F9"/>
    <w:rsid w:val="00C73536"/>
    <w:rsid w:val="00C737EB"/>
    <w:rsid w:val="00C779F6"/>
    <w:rsid w:val="00C93BA5"/>
    <w:rsid w:val="00C958E5"/>
    <w:rsid w:val="00CA55C1"/>
    <w:rsid w:val="00CC2B69"/>
    <w:rsid w:val="00CC314C"/>
    <w:rsid w:val="00CC760E"/>
    <w:rsid w:val="00CD378C"/>
    <w:rsid w:val="00CE1C2C"/>
    <w:rsid w:val="00CE39D9"/>
    <w:rsid w:val="00CE39E6"/>
    <w:rsid w:val="00CE51E2"/>
    <w:rsid w:val="00D3482D"/>
    <w:rsid w:val="00D35051"/>
    <w:rsid w:val="00D43688"/>
    <w:rsid w:val="00D650CB"/>
    <w:rsid w:val="00D70818"/>
    <w:rsid w:val="00D74473"/>
    <w:rsid w:val="00D83E54"/>
    <w:rsid w:val="00D91442"/>
    <w:rsid w:val="00D94F4E"/>
    <w:rsid w:val="00DA2A39"/>
    <w:rsid w:val="00DA2F96"/>
    <w:rsid w:val="00DA45F2"/>
    <w:rsid w:val="00DB7C99"/>
    <w:rsid w:val="00DC4867"/>
    <w:rsid w:val="00DD6648"/>
    <w:rsid w:val="00DF2DD5"/>
    <w:rsid w:val="00DF35BB"/>
    <w:rsid w:val="00DF58F5"/>
    <w:rsid w:val="00DF6784"/>
    <w:rsid w:val="00E05C05"/>
    <w:rsid w:val="00E158E1"/>
    <w:rsid w:val="00E269C1"/>
    <w:rsid w:val="00E32D3D"/>
    <w:rsid w:val="00E37AD1"/>
    <w:rsid w:val="00E55376"/>
    <w:rsid w:val="00E6737A"/>
    <w:rsid w:val="00E70E56"/>
    <w:rsid w:val="00E7543A"/>
    <w:rsid w:val="00E772E8"/>
    <w:rsid w:val="00E97B94"/>
    <w:rsid w:val="00EA575A"/>
    <w:rsid w:val="00EB103C"/>
    <w:rsid w:val="00EB56A9"/>
    <w:rsid w:val="00ED22F6"/>
    <w:rsid w:val="00ED41F5"/>
    <w:rsid w:val="00ED58FC"/>
    <w:rsid w:val="00EE5F74"/>
    <w:rsid w:val="00F1764D"/>
    <w:rsid w:val="00F20542"/>
    <w:rsid w:val="00F252A3"/>
    <w:rsid w:val="00F2687D"/>
    <w:rsid w:val="00F407B2"/>
    <w:rsid w:val="00F55A07"/>
    <w:rsid w:val="00F56FB8"/>
    <w:rsid w:val="00F632B1"/>
    <w:rsid w:val="00F805B6"/>
    <w:rsid w:val="00F906B1"/>
    <w:rsid w:val="00F95000"/>
    <w:rsid w:val="00F962B2"/>
    <w:rsid w:val="00FA1F11"/>
    <w:rsid w:val="00FB3745"/>
    <w:rsid w:val="00FC3B6C"/>
    <w:rsid w:val="00FC6B71"/>
    <w:rsid w:val="00FD1DB3"/>
    <w:rsid w:val="00FD2FB7"/>
    <w:rsid w:val="00FD3BC1"/>
    <w:rsid w:val="00FD4153"/>
    <w:rsid w:val="00FD4CF5"/>
    <w:rsid w:val="00FD7C14"/>
    <w:rsid w:val="00FE1418"/>
    <w:rsid w:val="00FE66FA"/>
    <w:rsid w:val="00FE75A9"/>
    <w:rsid w:val="00FF314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rules v:ext="edit">
        <o:r id="V:Rule4" type="callout" idref="#_x0000_s1047"/>
        <o:r id="V:Rule5" type="callout" idref="#_x0000_s1048"/>
        <o:r id="V:Rule6" type="callout" idref="#_x0000_s1049"/>
        <o:r id="V:Rule7" type="callout" idref="#_x0000_s1058"/>
        <o:r id="V:Rule8" type="callout" idref="#_x0000_s1059"/>
        <o:r id="V:Rule9" type="callout" idref="#_x0000_s1060"/>
        <o:r id="V:Rule10" type="connector" idref="#_x0000_s1035"/>
        <o:r id="V:Rule11" type="connector" idref="#_x0000_s1037"/>
        <o:r id="V:Rule12"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nhideWhenUsed="0"/>
    <w:lsdException w:name="toc 2" w:unhideWhenUsed="0"/>
    <w:lsdException w:name="toc 3" w:unhideWhenUsed="0"/>
    <w:lsdException w:name="toc 4" w:uiPriority="39"/>
    <w:lsdException w:name="toc 5" w:uiPriority="39"/>
    <w:lsdException w:name="toc 6" w:uiPriority="39"/>
    <w:lsdException w:name="toc 7" w:uiPriority="39"/>
    <w:lsdException w:name="toc 8" w:uiPriority="39"/>
    <w:lsdException w:name="toc 9" w:uiPriority="39"/>
    <w:lsdException w:name="footnote text" w:unhideWhenUsed="0"/>
    <w:lsdException w:name="header" w:unhideWhenUsed="0"/>
    <w:lsdException w:name="footer" w:unhideWhenUsed="0"/>
    <w:lsdException w:name="caption" w:uiPriority="35" w:qFormat="1"/>
    <w:lsdException w:name="footnote reference" w:unhideWhenUsed="0"/>
    <w:lsdException w:name="Title" w:semiHidden="0" w:uiPriority="10" w:unhideWhenUsed="0" w:qFormat="1"/>
    <w:lsdException w:name="Default Paragraph Font" w:unhideWhenUsed="0"/>
    <w:lsdException w:name="Subtitle" w:semiHidden="0" w:uiPriority="11" w:unhideWhenUsed="0" w:qFormat="1"/>
    <w:lsdException w:name="Body Text 3" w:unhideWhenUsed="0"/>
    <w:lsdException w:name="Hyperlink" w:unhideWhenUsed="0"/>
    <w:lsdException w:name="Strong" w:semiHidden="0" w:unhideWhenUsed="0" w:qFormat="1"/>
    <w:lsdException w:name="Emphasis" w:semiHidden="0" w:unhideWhenUsed="0" w:qFormat="1"/>
    <w:lsdException w:name="Normal (Web)" w:unhideWhenUsed="0"/>
    <w:lsdException w:name="Balloon Text"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nhideWhenUsed="0" w:qFormat="1"/>
  </w:latentStyles>
  <w:style w:type="paragraph" w:default="1" w:styleId="a">
    <w:name w:val="Normal"/>
    <w:qFormat/>
    <w:rsid w:val="00A82344"/>
    <w:rPr>
      <w:sz w:val="24"/>
      <w:szCs w:val="24"/>
    </w:rPr>
  </w:style>
  <w:style w:type="paragraph" w:styleId="1">
    <w:name w:val="heading 1"/>
    <w:basedOn w:val="a"/>
    <w:next w:val="a"/>
    <w:link w:val="10"/>
    <w:uiPriority w:val="99"/>
    <w:qFormat/>
    <w:rsid w:val="0016430E"/>
    <w:pPr>
      <w:keepNext/>
      <w:spacing w:before="240" w:after="60"/>
      <w:outlineLvl w:val="0"/>
    </w:pPr>
    <w:rPr>
      <w:rFonts w:ascii="Arial" w:hAnsi="Arial" w:cs="Arial"/>
      <w:b/>
      <w:bCs/>
      <w:kern w:val="32"/>
      <w:sz w:val="32"/>
      <w:szCs w:val="32"/>
    </w:rPr>
  </w:style>
  <w:style w:type="paragraph" w:styleId="2">
    <w:name w:val="heading 2"/>
    <w:basedOn w:val="a"/>
    <w:next w:val="a"/>
    <w:link w:val="20"/>
    <w:uiPriority w:val="99"/>
    <w:qFormat/>
    <w:rsid w:val="00BB6339"/>
    <w:pPr>
      <w:keepNext/>
      <w:spacing w:before="240" w:after="60"/>
      <w:outlineLvl w:val="1"/>
    </w:pPr>
    <w:rPr>
      <w:rFonts w:ascii="Arial" w:hAnsi="Arial" w:cs="Arial"/>
      <w:b/>
      <w:bCs/>
      <w:i/>
      <w:iCs/>
      <w:sz w:val="28"/>
      <w:szCs w:val="28"/>
    </w:rPr>
  </w:style>
  <w:style w:type="paragraph" w:styleId="3">
    <w:name w:val="heading 3"/>
    <w:basedOn w:val="a"/>
    <w:next w:val="a"/>
    <w:link w:val="30"/>
    <w:uiPriority w:val="99"/>
    <w:qFormat/>
    <w:rsid w:val="00EA575A"/>
    <w:pPr>
      <w:keepNext/>
      <w:keepLines/>
      <w:spacing w:before="200"/>
      <w:outlineLvl w:val="2"/>
    </w:pPr>
    <w:rPr>
      <w:rFonts w:ascii="Cambria" w:hAnsi="Cambria" w:cs="Cambria"/>
      <w:b/>
      <w:bCs/>
      <w:color w:val="4F81BD"/>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72357"/>
    <w:rPr>
      <w:rFonts w:ascii="Cambria" w:eastAsia="Times New Roman" w:hAnsi="Cambria" w:cs="Times New Roman"/>
      <w:b/>
      <w:bCs/>
      <w:kern w:val="32"/>
      <w:sz w:val="32"/>
      <w:szCs w:val="32"/>
    </w:rPr>
  </w:style>
  <w:style w:type="character" w:customStyle="1" w:styleId="20">
    <w:name w:val="Заголовок 2 Знак"/>
    <w:basedOn w:val="a0"/>
    <w:link w:val="2"/>
    <w:uiPriority w:val="9"/>
    <w:semiHidden/>
    <w:rsid w:val="00872357"/>
    <w:rPr>
      <w:rFonts w:ascii="Cambria" w:eastAsia="Times New Roman" w:hAnsi="Cambria" w:cs="Times New Roman"/>
      <w:b/>
      <w:bCs/>
      <w:i/>
      <w:iCs/>
      <w:sz w:val="28"/>
      <w:szCs w:val="28"/>
    </w:rPr>
  </w:style>
  <w:style w:type="character" w:customStyle="1" w:styleId="30">
    <w:name w:val="Заголовок 3 Знак"/>
    <w:basedOn w:val="a0"/>
    <w:link w:val="3"/>
    <w:uiPriority w:val="99"/>
    <w:semiHidden/>
    <w:rsid w:val="00EA575A"/>
    <w:rPr>
      <w:rFonts w:ascii="Cambria" w:hAnsi="Cambria" w:cs="Cambria"/>
      <w:b/>
      <w:bCs/>
      <w:color w:val="4F81BD"/>
      <w:sz w:val="24"/>
      <w:szCs w:val="24"/>
    </w:rPr>
  </w:style>
  <w:style w:type="paragraph" w:styleId="a3">
    <w:name w:val="Balloon Text"/>
    <w:basedOn w:val="a"/>
    <w:link w:val="a4"/>
    <w:uiPriority w:val="99"/>
    <w:semiHidden/>
    <w:rsid w:val="00140189"/>
    <w:rPr>
      <w:rFonts w:ascii="Tahoma" w:hAnsi="Tahoma" w:cs="Tahoma"/>
      <w:sz w:val="16"/>
      <w:szCs w:val="16"/>
    </w:rPr>
  </w:style>
  <w:style w:type="character" w:customStyle="1" w:styleId="a4">
    <w:name w:val="Текст выноски Знак"/>
    <w:basedOn w:val="a0"/>
    <w:link w:val="a3"/>
    <w:uiPriority w:val="99"/>
    <w:rsid w:val="00140189"/>
    <w:rPr>
      <w:rFonts w:ascii="Tahoma" w:hAnsi="Tahoma" w:cs="Tahoma"/>
      <w:sz w:val="16"/>
      <w:szCs w:val="16"/>
    </w:rPr>
  </w:style>
  <w:style w:type="paragraph" w:styleId="31">
    <w:name w:val="Body Text 3"/>
    <w:basedOn w:val="a"/>
    <w:link w:val="32"/>
    <w:uiPriority w:val="99"/>
    <w:rsid w:val="00F95000"/>
    <w:pPr>
      <w:autoSpaceDE w:val="0"/>
      <w:autoSpaceDN w:val="0"/>
    </w:pPr>
    <w:rPr>
      <w:sz w:val="28"/>
      <w:szCs w:val="28"/>
    </w:rPr>
  </w:style>
  <w:style w:type="character" w:customStyle="1" w:styleId="32">
    <w:name w:val="Основной текст 3 Знак"/>
    <w:basedOn w:val="a0"/>
    <w:link w:val="31"/>
    <w:uiPriority w:val="99"/>
    <w:rsid w:val="00F95000"/>
    <w:rPr>
      <w:sz w:val="28"/>
      <w:szCs w:val="28"/>
    </w:rPr>
  </w:style>
  <w:style w:type="paragraph" w:styleId="a5">
    <w:name w:val="TOC Heading"/>
    <w:basedOn w:val="1"/>
    <w:next w:val="a"/>
    <w:uiPriority w:val="99"/>
    <w:qFormat/>
    <w:rsid w:val="00367AED"/>
    <w:pPr>
      <w:keepLines/>
      <w:spacing w:before="480" w:after="0" w:line="276" w:lineRule="auto"/>
      <w:outlineLvl w:val="9"/>
    </w:pPr>
    <w:rPr>
      <w:rFonts w:ascii="Cambria" w:hAnsi="Cambria" w:cs="Cambria"/>
      <w:color w:val="365F91"/>
      <w:kern w:val="0"/>
      <w:sz w:val="28"/>
      <w:szCs w:val="28"/>
      <w:lang w:eastAsia="en-US"/>
    </w:rPr>
  </w:style>
  <w:style w:type="paragraph" w:styleId="21">
    <w:name w:val="toc 2"/>
    <w:basedOn w:val="a"/>
    <w:next w:val="a"/>
    <w:autoRedefine/>
    <w:uiPriority w:val="99"/>
    <w:semiHidden/>
    <w:rsid w:val="00367AED"/>
    <w:pPr>
      <w:ind w:left="240"/>
    </w:pPr>
  </w:style>
  <w:style w:type="character" w:styleId="a6">
    <w:name w:val="Hyperlink"/>
    <w:basedOn w:val="a0"/>
    <w:uiPriority w:val="99"/>
    <w:rsid w:val="00367AED"/>
    <w:rPr>
      <w:color w:val="0000FF"/>
      <w:u w:val="single"/>
    </w:rPr>
  </w:style>
  <w:style w:type="character" w:customStyle="1" w:styleId="hps">
    <w:name w:val="hps"/>
    <w:basedOn w:val="a0"/>
    <w:uiPriority w:val="99"/>
    <w:rsid w:val="00D43688"/>
  </w:style>
  <w:style w:type="paragraph" w:styleId="a7">
    <w:name w:val="header"/>
    <w:basedOn w:val="a"/>
    <w:link w:val="a8"/>
    <w:uiPriority w:val="99"/>
    <w:rsid w:val="00A43901"/>
    <w:pPr>
      <w:tabs>
        <w:tab w:val="center" w:pos="4677"/>
        <w:tab w:val="right" w:pos="9355"/>
      </w:tabs>
    </w:pPr>
  </w:style>
  <w:style w:type="character" w:customStyle="1" w:styleId="a8">
    <w:name w:val="Верхний колонтитул Знак"/>
    <w:basedOn w:val="a0"/>
    <w:link w:val="a7"/>
    <w:uiPriority w:val="99"/>
    <w:rsid w:val="00A43901"/>
    <w:rPr>
      <w:sz w:val="24"/>
      <w:szCs w:val="24"/>
    </w:rPr>
  </w:style>
  <w:style w:type="paragraph" w:styleId="a9">
    <w:name w:val="footer"/>
    <w:basedOn w:val="a"/>
    <w:link w:val="aa"/>
    <w:uiPriority w:val="99"/>
    <w:rsid w:val="00A43901"/>
    <w:pPr>
      <w:tabs>
        <w:tab w:val="center" w:pos="4677"/>
        <w:tab w:val="right" w:pos="9355"/>
      </w:tabs>
    </w:pPr>
  </w:style>
  <w:style w:type="character" w:customStyle="1" w:styleId="aa">
    <w:name w:val="Нижний колонтитул Знак"/>
    <w:basedOn w:val="a0"/>
    <w:link w:val="a9"/>
    <w:uiPriority w:val="99"/>
    <w:rsid w:val="00A43901"/>
    <w:rPr>
      <w:sz w:val="24"/>
      <w:szCs w:val="24"/>
    </w:rPr>
  </w:style>
  <w:style w:type="paragraph" w:styleId="ab">
    <w:name w:val="Normal (Web)"/>
    <w:basedOn w:val="a"/>
    <w:uiPriority w:val="99"/>
    <w:rsid w:val="00EA575A"/>
    <w:pPr>
      <w:spacing w:before="100" w:beforeAutospacing="1" w:after="100" w:afterAutospacing="1"/>
    </w:pPr>
  </w:style>
  <w:style w:type="character" w:customStyle="1" w:styleId="apple-converted-space">
    <w:name w:val="apple-converted-space"/>
    <w:basedOn w:val="a0"/>
    <w:uiPriority w:val="99"/>
    <w:rsid w:val="00EA575A"/>
  </w:style>
  <w:style w:type="character" w:styleId="ac">
    <w:name w:val="Strong"/>
    <w:basedOn w:val="a0"/>
    <w:uiPriority w:val="99"/>
    <w:qFormat/>
    <w:rsid w:val="00865AFF"/>
    <w:rPr>
      <w:b/>
      <w:bCs/>
    </w:rPr>
  </w:style>
  <w:style w:type="character" w:styleId="ad">
    <w:name w:val="Emphasis"/>
    <w:basedOn w:val="a0"/>
    <w:uiPriority w:val="99"/>
    <w:qFormat/>
    <w:rsid w:val="00865AFF"/>
    <w:rPr>
      <w:i/>
      <w:iCs/>
    </w:rPr>
  </w:style>
  <w:style w:type="paragraph" w:styleId="11">
    <w:name w:val="toc 1"/>
    <w:basedOn w:val="a"/>
    <w:next w:val="a"/>
    <w:autoRedefine/>
    <w:uiPriority w:val="99"/>
    <w:semiHidden/>
    <w:rsid w:val="00D650CB"/>
    <w:pPr>
      <w:spacing w:after="100"/>
    </w:pPr>
  </w:style>
  <w:style w:type="paragraph" w:styleId="33">
    <w:name w:val="toc 3"/>
    <w:basedOn w:val="a"/>
    <w:next w:val="a"/>
    <w:autoRedefine/>
    <w:uiPriority w:val="99"/>
    <w:semiHidden/>
    <w:rsid w:val="00D650CB"/>
    <w:pPr>
      <w:spacing w:after="100"/>
      <w:ind w:left="480"/>
    </w:pPr>
  </w:style>
  <w:style w:type="paragraph" w:styleId="ae">
    <w:name w:val="List Paragraph"/>
    <w:basedOn w:val="a"/>
    <w:uiPriority w:val="99"/>
    <w:qFormat/>
    <w:rsid w:val="00BC4B79"/>
    <w:pPr>
      <w:spacing w:after="200" w:line="276" w:lineRule="auto"/>
      <w:ind w:left="720"/>
    </w:pPr>
    <w:rPr>
      <w:rFonts w:ascii="Calibri" w:hAnsi="Calibri" w:cs="Calibri"/>
      <w:sz w:val="22"/>
      <w:szCs w:val="22"/>
      <w:lang w:eastAsia="en-US"/>
    </w:rPr>
  </w:style>
  <w:style w:type="table" w:styleId="af">
    <w:name w:val="Table Grid"/>
    <w:basedOn w:val="a1"/>
    <w:uiPriority w:val="99"/>
    <w:rsid w:val="006F7F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footnote text"/>
    <w:basedOn w:val="a"/>
    <w:link w:val="af1"/>
    <w:uiPriority w:val="99"/>
    <w:semiHidden/>
    <w:rsid w:val="00FF3146"/>
    <w:rPr>
      <w:sz w:val="20"/>
      <w:szCs w:val="20"/>
    </w:rPr>
  </w:style>
  <w:style w:type="character" w:customStyle="1" w:styleId="af1">
    <w:name w:val="Текст сноски Знак"/>
    <w:basedOn w:val="a0"/>
    <w:link w:val="af0"/>
    <w:uiPriority w:val="99"/>
    <w:rsid w:val="00FF3146"/>
  </w:style>
  <w:style w:type="character" w:styleId="af2">
    <w:name w:val="footnote reference"/>
    <w:basedOn w:val="a0"/>
    <w:uiPriority w:val="99"/>
    <w:semiHidden/>
    <w:rsid w:val="00FF3146"/>
    <w:rPr>
      <w:vertAlign w:val="superscript"/>
    </w:rPr>
  </w:style>
  <w:style w:type="paragraph" w:customStyle="1" w:styleId="22">
    <w:name w:val="Знак Знак Знак Знак Знак Знак2"/>
    <w:basedOn w:val="a"/>
    <w:uiPriority w:val="99"/>
    <w:rsid w:val="00F906B1"/>
    <w:pPr>
      <w:spacing w:after="160" w:line="240" w:lineRule="exact"/>
    </w:pPr>
    <w:rPr>
      <w:rFonts w:ascii="Arial" w:hAnsi="Arial" w:cs="Arial"/>
      <w:sz w:val="20"/>
      <w:szCs w:val="20"/>
      <w:lang w:val="en-US" w:eastAsia="en-US"/>
    </w:rPr>
  </w:style>
</w:styles>
</file>

<file path=word/webSettings.xml><?xml version="1.0" encoding="utf-8"?>
<w:webSettings xmlns:r="http://schemas.openxmlformats.org/officeDocument/2006/relationships" xmlns:w="http://schemas.openxmlformats.org/wordprocessingml/2006/main">
  <w:divs>
    <w:div w:id="189804857">
      <w:marLeft w:val="0"/>
      <w:marRight w:val="0"/>
      <w:marTop w:val="0"/>
      <w:marBottom w:val="0"/>
      <w:divBdr>
        <w:top w:val="none" w:sz="0" w:space="0" w:color="auto"/>
        <w:left w:val="none" w:sz="0" w:space="0" w:color="auto"/>
        <w:bottom w:val="none" w:sz="0" w:space="0" w:color="auto"/>
        <w:right w:val="none" w:sz="0" w:space="0" w:color="auto"/>
      </w:divBdr>
      <w:divsChild>
        <w:div w:id="189805108">
          <w:marLeft w:val="274"/>
          <w:marRight w:val="0"/>
          <w:marTop w:val="0"/>
          <w:marBottom w:val="0"/>
          <w:divBdr>
            <w:top w:val="none" w:sz="0" w:space="0" w:color="auto"/>
            <w:left w:val="none" w:sz="0" w:space="0" w:color="auto"/>
            <w:bottom w:val="none" w:sz="0" w:space="0" w:color="auto"/>
            <w:right w:val="none" w:sz="0" w:space="0" w:color="auto"/>
          </w:divBdr>
        </w:div>
      </w:divsChild>
    </w:div>
    <w:div w:id="189804862">
      <w:marLeft w:val="0"/>
      <w:marRight w:val="0"/>
      <w:marTop w:val="0"/>
      <w:marBottom w:val="0"/>
      <w:divBdr>
        <w:top w:val="none" w:sz="0" w:space="0" w:color="auto"/>
        <w:left w:val="none" w:sz="0" w:space="0" w:color="auto"/>
        <w:bottom w:val="none" w:sz="0" w:space="0" w:color="auto"/>
        <w:right w:val="none" w:sz="0" w:space="0" w:color="auto"/>
      </w:divBdr>
      <w:divsChild>
        <w:div w:id="189804926">
          <w:marLeft w:val="547"/>
          <w:marRight w:val="0"/>
          <w:marTop w:val="144"/>
          <w:marBottom w:val="0"/>
          <w:divBdr>
            <w:top w:val="none" w:sz="0" w:space="0" w:color="auto"/>
            <w:left w:val="none" w:sz="0" w:space="0" w:color="auto"/>
            <w:bottom w:val="none" w:sz="0" w:space="0" w:color="auto"/>
            <w:right w:val="none" w:sz="0" w:space="0" w:color="auto"/>
          </w:divBdr>
        </w:div>
        <w:div w:id="189805049">
          <w:marLeft w:val="547"/>
          <w:marRight w:val="0"/>
          <w:marTop w:val="144"/>
          <w:marBottom w:val="0"/>
          <w:divBdr>
            <w:top w:val="none" w:sz="0" w:space="0" w:color="auto"/>
            <w:left w:val="none" w:sz="0" w:space="0" w:color="auto"/>
            <w:bottom w:val="none" w:sz="0" w:space="0" w:color="auto"/>
            <w:right w:val="none" w:sz="0" w:space="0" w:color="auto"/>
          </w:divBdr>
        </w:div>
      </w:divsChild>
    </w:div>
    <w:div w:id="189804863">
      <w:marLeft w:val="0"/>
      <w:marRight w:val="0"/>
      <w:marTop w:val="0"/>
      <w:marBottom w:val="0"/>
      <w:divBdr>
        <w:top w:val="none" w:sz="0" w:space="0" w:color="auto"/>
        <w:left w:val="none" w:sz="0" w:space="0" w:color="auto"/>
        <w:bottom w:val="none" w:sz="0" w:space="0" w:color="auto"/>
        <w:right w:val="none" w:sz="0" w:space="0" w:color="auto"/>
      </w:divBdr>
      <w:divsChild>
        <w:div w:id="189804907">
          <w:marLeft w:val="547"/>
          <w:marRight w:val="0"/>
          <w:marTop w:val="144"/>
          <w:marBottom w:val="0"/>
          <w:divBdr>
            <w:top w:val="none" w:sz="0" w:space="0" w:color="auto"/>
            <w:left w:val="none" w:sz="0" w:space="0" w:color="auto"/>
            <w:bottom w:val="none" w:sz="0" w:space="0" w:color="auto"/>
            <w:right w:val="none" w:sz="0" w:space="0" w:color="auto"/>
          </w:divBdr>
        </w:div>
        <w:div w:id="189804930">
          <w:marLeft w:val="547"/>
          <w:marRight w:val="0"/>
          <w:marTop w:val="144"/>
          <w:marBottom w:val="0"/>
          <w:divBdr>
            <w:top w:val="none" w:sz="0" w:space="0" w:color="auto"/>
            <w:left w:val="none" w:sz="0" w:space="0" w:color="auto"/>
            <w:bottom w:val="none" w:sz="0" w:space="0" w:color="auto"/>
            <w:right w:val="none" w:sz="0" w:space="0" w:color="auto"/>
          </w:divBdr>
        </w:div>
        <w:div w:id="189804945">
          <w:marLeft w:val="547"/>
          <w:marRight w:val="0"/>
          <w:marTop w:val="144"/>
          <w:marBottom w:val="0"/>
          <w:divBdr>
            <w:top w:val="none" w:sz="0" w:space="0" w:color="auto"/>
            <w:left w:val="none" w:sz="0" w:space="0" w:color="auto"/>
            <w:bottom w:val="none" w:sz="0" w:space="0" w:color="auto"/>
            <w:right w:val="none" w:sz="0" w:space="0" w:color="auto"/>
          </w:divBdr>
        </w:div>
      </w:divsChild>
    </w:div>
    <w:div w:id="189804869">
      <w:marLeft w:val="0"/>
      <w:marRight w:val="0"/>
      <w:marTop w:val="0"/>
      <w:marBottom w:val="0"/>
      <w:divBdr>
        <w:top w:val="none" w:sz="0" w:space="0" w:color="auto"/>
        <w:left w:val="none" w:sz="0" w:space="0" w:color="auto"/>
        <w:bottom w:val="none" w:sz="0" w:space="0" w:color="auto"/>
        <w:right w:val="none" w:sz="0" w:space="0" w:color="auto"/>
      </w:divBdr>
      <w:divsChild>
        <w:div w:id="189804990">
          <w:marLeft w:val="547"/>
          <w:marRight w:val="0"/>
          <w:marTop w:val="154"/>
          <w:marBottom w:val="0"/>
          <w:divBdr>
            <w:top w:val="none" w:sz="0" w:space="0" w:color="auto"/>
            <w:left w:val="none" w:sz="0" w:space="0" w:color="auto"/>
            <w:bottom w:val="none" w:sz="0" w:space="0" w:color="auto"/>
            <w:right w:val="none" w:sz="0" w:space="0" w:color="auto"/>
          </w:divBdr>
        </w:div>
        <w:div w:id="189805079">
          <w:marLeft w:val="547"/>
          <w:marRight w:val="0"/>
          <w:marTop w:val="154"/>
          <w:marBottom w:val="0"/>
          <w:divBdr>
            <w:top w:val="none" w:sz="0" w:space="0" w:color="auto"/>
            <w:left w:val="none" w:sz="0" w:space="0" w:color="auto"/>
            <w:bottom w:val="none" w:sz="0" w:space="0" w:color="auto"/>
            <w:right w:val="none" w:sz="0" w:space="0" w:color="auto"/>
          </w:divBdr>
        </w:div>
      </w:divsChild>
    </w:div>
    <w:div w:id="189804873">
      <w:marLeft w:val="0"/>
      <w:marRight w:val="0"/>
      <w:marTop w:val="0"/>
      <w:marBottom w:val="0"/>
      <w:divBdr>
        <w:top w:val="none" w:sz="0" w:space="0" w:color="auto"/>
        <w:left w:val="none" w:sz="0" w:space="0" w:color="auto"/>
        <w:bottom w:val="none" w:sz="0" w:space="0" w:color="auto"/>
        <w:right w:val="none" w:sz="0" w:space="0" w:color="auto"/>
      </w:divBdr>
      <w:divsChild>
        <w:div w:id="189805076">
          <w:marLeft w:val="547"/>
          <w:marRight w:val="0"/>
          <w:marTop w:val="96"/>
          <w:marBottom w:val="0"/>
          <w:divBdr>
            <w:top w:val="none" w:sz="0" w:space="0" w:color="auto"/>
            <w:left w:val="none" w:sz="0" w:space="0" w:color="auto"/>
            <w:bottom w:val="none" w:sz="0" w:space="0" w:color="auto"/>
            <w:right w:val="none" w:sz="0" w:space="0" w:color="auto"/>
          </w:divBdr>
        </w:div>
        <w:div w:id="189805094">
          <w:marLeft w:val="547"/>
          <w:marRight w:val="0"/>
          <w:marTop w:val="96"/>
          <w:marBottom w:val="0"/>
          <w:divBdr>
            <w:top w:val="none" w:sz="0" w:space="0" w:color="auto"/>
            <w:left w:val="none" w:sz="0" w:space="0" w:color="auto"/>
            <w:bottom w:val="none" w:sz="0" w:space="0" w:color="auto"/>
            <w:right w:val="none" w:sz="0" w:space="0" w:color="auto"/>
          </w:divBdr>
        </w:div>
        <w:div w:id="189805099">
          <w:marLeft w:val="547"/>
          <w:marRight w:val="0"/>
          <w:marTop w:val="96"/>
          <w:marBottom w:val="0"/>
          <w:divBdr>
            <w:top w:val="none" w:sz="0" w:space="0" w:color="auto"/>
            <w:left w:val="none" w:sz="0" w:space="0" w:color="auto"/>
            <w:bottom w:val="none" w:sz="0" w:space="0" w:color="auto"/>
            <w:right w:val="none" w:sz="0" w:space="0" w:color="auto"/>
          </w:divBdr>
        </w:div>
      </w:divsChild>
    </w:div>
    <w:div w:id="189804876">
      <w:marLeft w:val="0"/>
      <w:marRight w:val="0"/>
      <w:marTop w:val="0"/>
      <w:marBottom w:val="0"/>
      <w:divBdr>
        <w:top w:val="none" w:sz="0" w:space="0" w:color="auto"/>
        <w:left w:val="none" w:sz="0" w:space="0" w:color="auto"/>
        <w:bottom w:val="none" w:sz="0" w:space="0" w:color="auto"/>
        <w:right w:val="none" w:sz="0" w:space="0" w:color="auto"/>
      </w:divBdr>
      <w:divsChild>
        <w:div w:id="189804856">
          <w:marLeft w:val="547"/>
          <w:marRight w:val="0"/>
          <w:marTop w:val="96"/>
          <w:marBottom w:val="0"/>
          <w:divBdr>
            <w:top w:val="none" w:sz="0" w:space="0" w:color="auto"/>
            <w:left w:val="none" w:sz="0" w:space="0" w:color="auto"/>
            <w:bottom w:val="none" w:sz="0" w:space="0" w:color="auto"/>
            <w:right w:val="none" w:sz="0" w:space="0" w:color="auto"/>
          </w:divBdr>
        </w:div>
        <w:div w:id="189804938">
          <w:marLeft w:val="547"/>
          <w:marRight w:val="0"/>
          <w:marTop w:val="96"/>
          <w:marBottom w:val="0"/>
          <w:divBdr>
            <w:top w:val="none" w:sz="0" w:space="0" w:color="auto"/>
            <w:left w:val="none" w:sz="0" w:space="0" w:color="auto"/>
            <w:bottom w:val="none" w:sz="0" w:space="0" w:color="auto"/>
            <w:right w:val="none" w:sz="0" w:space="0" w:color="auto"/>
          </w:divBdr>
        </w:div>
        <w:div w:id="189805087">
          <w:marLeft w:val="547"/>
          <w:marRight w:val="0"/>
          <w:marTop w:val="96"/>
          <w:marBottom w:val="0"/>
          <w:divBdr>
            <w:top w:val="none" w:sz="0" w:space="0" w:color="auto"/>
            <w:left w:val="none" w:sz="0" w:space="0" w:color="auto"/>
            <w:bottom w:val="none" w:sz="0" w:space="0" w:color="auto"/>
            <w:right w:val="none" w:sz="0" w:space="0" w:color="auto"/>
          </w:divBdr>
        </w:div>
      </w:divsChild>
    </w:div>
    <w:div w:id="189804878">
      <w:marLeft w:val="0"/>
      <w:marRight w:val="0"/>
      <w:marTop w:val="0"/>
      <w:marBottom w:val="0"/>
      <w:divBdr>
        <w:top w:val="none" w:sz="0" w:space="0" w:color="auto"/>
        <w:left w:val="none" w:sz="0" w:space="0" w:color="auto"/>
        <w:bottom w:val="none" w:sz="0" w:space="0" w:color="auto"/>
        <w:right w:val="none" w:sz="0" w:space="0" w:color="auto"/>
      </w:divBdr>
    </w:div>
    <w:div w:id="189804881">
      <w:marLeft w:val="0"/>
      <w:marRight w:val="0"/>
      <w:marTop w:val="0"/>
      <w:marBottom w:val="0"/>
      <w:divBdr>
        <w:top w:val="none" w:sz="0" w:space="0" w:color="auto"/>
        <w:left w:val="none" w:sz="0" w:space="0" w:color="auto"/>
        <w:bottom w:val="none" w:sz="0" w:space="0" w:color="auto"/>
        <w:right w:val="none" w:sz="0" w:space="0" w:color="auto"/>
      </w:divBdr>
      <w:divsChild>
        <w:div w:id="189804923">
          <w:marLeft w:val="547"/>
          <w:marRight w:val="0"/>
          <w:marTop w:val="130"/>
          <w:marBottom w:val="0"/>
          <w:divBdr>
            <w:top w:val="none" w:sz="0" w:space="0" w:color="auto"/>
            <w:left w:val="none" w:sz="0" w:space="0" w:color="auto"/>
            <w:bottom w:val="none" w:sz="0" w:space="0" w:color="auto"/>
            <w:right w:val="none" w:sz="0" w:space="0" w:color="auto"/>
          </w:divBdr>
        </w:div>
        <w:div w:id="189804929">
          <w:marLeft w:val="547"/>
          <w:marRight w:val="0"/>
          <w:marTop w:val="130"/>
          <w:marBottom w:val="0"/>
          <w:divBdr>
            <w:top w:val="none" w:sz="0" w:space="0" w:color="auto"/>
            <w:left w:val="none" w:sz="0" w:space="0" w:color="auto"/>
            <w:bottom w:val="none" w:sz="0" w:space="0" w:color="auto"/>
            <w:right w:val="none" w:sz="0" w:space="0" w:color="auto"/>
          </w:divBdr>
        </w:div>
        <w:div w:id="189805021">
          <w:marLeft w:val="547"/>
          <w:marRight w:val="0"/>
          <w:marTop w:val="130"/>
          <w:marBottom w:val="0"/>
          <w:divBdr>
            <w:top w:val="none" w:sz="0" w:space="0" w:color="auto"/>
            <w:left w:val="none" w:sz="0" w:space="0" w:color="auto"/>
            <w:bottom w:val="none" w:sz="0" w:space="0" w:color="auto"/>
            <w:right w:val="none" w:sz="0" w:space="0" w:color="auto"/>
          </w:divBdr>
        </w:div>
        <w:div w:id="189805024">
          <w:marLeft w:val="547"/>
          <w:marRight w:val="0"/>
          <w:marTop w:val="130"/>
          <w:marBottom w:val="0"/>
          <w:divBdr>
            <w:top w:val="none" w:sz="0" w:space="0" w:color="auto"/>
            <w:left w:val="none" w:sz="0" w:space="0" w:color="auto"/>
            <w:bottom w:val="none" w:sz="0" w:space="0" w:color="auto"/>
            <w:right w:val="none" w:sz="0" w:space="0" w:color="auto"/>
          </w:divBdr>
        </w:div>
      </w:divsChild>
    </w:div>
    <w:div w:id="189804885">
      <w:marLeft w:val="0"/>
      <w:marRight w:val="0"/>
      <w:marTop w:val="0"/>
      <w:marBottom w:val="0"/>
      <w:divBdr>
        <w:top w:val="none" w:sz="0" w:space="0" w:color="auto"/>
        <w:left w:val="none" w:sz="0" w:space="0" w:color="auto"/>
        <w:bottom w:val="none" w:sz="0" w:space="0" w:color="auto"/>
        <w:right w:val="none" w:sz="0" w:space="0" w:color="auto"/>
      </w:divBdr>
    </w:div>
    <w:div w:id="189804890">
      <w:marLeft w:val="0"/>
      <w:marRight w:val="0"/>
      <w:marTop w:val="0"/>
      <w:marBottom w:val="0"/>
      <w:divBdr>
        <w:top w:val="none" w:sz="0" w:space="0" w:color="auto"/>
        <w:left w:val="none" w:sz="0" w:space="0" w:color="auto"/>
        <w:bottom w:val="none" w:sz="0" w:space="0" w:color="auto"/>
        <w:right w:val="none" w:sz="0" w:space="0" w:color="auto"/>
      </w:divBdr>
      <w:divsChild>
        <w:div w:id="189804894">
          <w:marLeft w:val="547"/>
          <w:marRight w:val="0"/>
          <w:marTop w:val="106"/>
          <w:marBottom w:val="0"/>
          <w:divBdr>
            <w:top w:val="none" w:sz="0" w:space="0" w:color="auto"/>
            <w:left w:val="none" w:sz="0" w:space="0" w:color="auto"/>
            <w:bottom w:val="none" w:sz="0" w:space="0" w:color="auto"/>
            <w:right w:val="none" w:sz="0" w:space="0" w:color="auto"/>
          </w:divBdr>
        </w:div>
        <w:div w:id="189804916">
          <w:marLeft w:val="547"/>
          <w:marRight w:val="0"/>
          <w:marTop w:val="106"/>
          <w:marBottom w:val="0"/>
          <w:divBdr>
            <w:top w:val="none" w:sz="0" w:space="0" w:color="auto"/>
            <w:left w:val="none" w:sz="0" w:space="0" w:color="auto"/>
            <w:bottom w:val="none" w:sz="0" w:space="0" w:color="auto"/>
            <w:right w:val="none" w:sz="0" w:space="0" w:color="auto"/>
          </w:divBdr>
        </w:div>
        <w:div w:id="189804936">
          <w:marLeft w:val="547"/>
          <w:marRight w:val="0"/>
          <w:marTop w:val="106"/>
          <w:marBottom w:val="0"/>
          <w:divBdr>
            <w:top w:val="none" w:sz="0" w:space="0" w:color="auto"/>
            <w:left w:val="none" w:sz="0" w:space="0" w:color="auto"/>
            <w:bottom w:val="none" w:sz="0" w:space="0" w:color="auto"/>
            <w:right w:val="none" w:sz="0" w:space="0" w:color="auto"/>
          </w:divBdr>
        </w:div>
        <w:div w:id="189804969">
          <w:marLeft w:val="547"/>
          <w:marRight w:val="0"/>
          <w:marTop w:val="106"/>
          <w:marBottom w:val="0"/>
          <w:divBdr>
            <w:top w:val="none" w:sz="0" w:space="0" w:color="auto"/>
            <w:left w:val="none" w:sz="0" w:space="0" w:color="auto"/>
            <w:bottom w:val="none" w:sz="0" w:space="0" w:color="auto"/>
            <w:right w:val="none" w:sz="0" w:space="0" w:color="auto"/>
          </w:divBdr>
        </w:div>
        <w:div w:id="189804991">
          <w:marLeft w:val="547"/>
          <w:marRight w:val="0"/>
          <w:marTop w:val="106"/>
          <w:marBottom w:val="0"/>
          <w:divBdr>
            <w:top w:val="none" w:sz="0" w:space="0" w:color="auto"/>
            <w:left w:val="none" w:sz="0" w:space="0" w:color="auto"/>
            <w:bottom w:val="none" w:sz="0" w:space="0" w:color="auto"/>
            <w:right w:val="none" w:sz="0" w:space="0" w:color="auto"/>
          </w:divBdr>
        </w:div>
        <w:div w:id="189805022">
          <w:marLeft w:val="547"/>
          <w:marRight w:val="0"/>
          <w:marTop w:val="106"/>
          <w:marBottom w:val="0"/>
          <w:divBdr>
            <w:top w:val="none" w:sz="0" w:space="0" w:color="auto"/>
            <w:left w:val="none" w:sz="0" w:space="0" w:color="auto"/>
            <w:bottom w:val="none" w:sz="0" w:space="0" w:color="auto"/>
            <w:right w:val="none" w:sz="0" w:space="0" w:color="auto"/>
          </w:divBdr>
        </w:div>
      </w:divsChild>
    </w:div>
    <w:div w:id="189804895">
      <w:marLeft w:val="0"/>
      <w:marRight w:val="0"/>
      <w:marTop w:val="0"/>
      <w:marBottom w:val="0"/>
      <w:divBdr>
        <w:top w:val="none" w:sz="0" w:space="0" w:color="auto"/>
        <w:left w:val="none" w:sz="0" w:space="0" w:color="auto"/>
        <w:bottom w:val="none" w:sz="0" w:space="0" w:color="auto"/>
        <w:right w:val="none" w:sz="0" w:space="0" w:color="auto"/>
      </w:divBdr>
      <w:divsChild>
        <w:div w:id="189804956">
          <w:marLeft w:val="547"/>
          <w:marRight w:val="0"/>
          <w:marTop w:val="86"/>
          <w:marBottom w:val="0"/>
          <w:divBdr>
            <w:top w:val="none" w:sz="0" w:space="0" w:color="auto"/>
            <w:left w:val="none" w:sz="0" w:space="0" w:color="auto"/>
            <w:bottom w:val="none" w:sz="0" w:space="0" w:color="auto"/>
            <w:right w:val="none" w:sz="0" w:space="0" w:color="auto"/>
          </w:divBdr>
        </w:div>
        <w:div w:id="189804967">
          <w:marLeft w:val="547"/>
          <w:marRight w:val="0"/>
          <w:marTop w:val="86"/>
          <w:marBottom w:val="0"/>
          <w:divBdr>
            <w:top w:val="none" w:sz="0" w:space="0" w:color="auto"/>
            <w:left w:val="none" w:sz="0" w:space="0" w:color="auto"/>
            <w:bottom w:val="none" w:sz="0" w:space="0" w:color="auto"/>
            <w:right w:val="none" w:sz="0" w:space="0" w:color="auto"/>
          </w:divBdr>
        </w:div>
        <w:div w:id="189804993">
          <w:marLeft w:val="547"/>
          <w:marRight w:val="0"/>
          <w:marTop w:val="86"/>
          <w:marBottom w:val="0"/>
          <w:divBdr>
            <w:top w:val="none" w:sz="0" w:space="0" w:color="auto"/>
            <w:left w:val="none" w:sz="0" w:space="0" w:color="auto"/>
            <w:bottom w:val="none" w:sz="0" w:space="0" w:color="auto"/>
            <w:right w:val="none" w:sz="0" w:space="0" w:color="auto"/>
          </w:divBdr>
        </w:div>
      </w:divsChild>
    </w:div>
    <w:div w:id="189804900">
      <w:marLeft w:val="0"/>
      <w:marRight w:val="0"/>
      <w:marTop w:val="0"/>
      <w:marBottom w:val="0"/>
      <w:divBdr>
        <w:top w:val="none" w:sz="0" w:space="0" w:color="auto"/>
        <w:left w:val="none" w:sz="0" w:space="0" w:color="auto"/>
        <w:bottom w:val="none" w:sz="0" w:space="0" w:color="auto"/>
        <w:right w:val="none" w:sz="0" w:space="0" w:color="auto"/>
      </w:divBdr>
    </w:div>
    <w:div w:id="189804910">
      <w:marLeft w:val="0"/>
      <w:marRight w:val="0"/>
      <w:marTop w:val="0"/>
      <w:marBottom w:val="0"/>
      <w:divBdr>
        <w:top w:val="none" w:sz="0" w:space="0" w:color="auto"/>
        <w:left w:val="none" w:sz="0" w:space="0" w:color="auto"/>
        <w:bottom w:val="none" w:sz="0" w:space="0" w:color="auto"/>
        <w:right w:val="none" w:sz="0" w:space="0" w:color="auto"/>
      </w:divBdr>
      <w:divsChild>
        <w:div w:id="189804893">
          <w:marLeft w:val="547"/>
          <w:marRight w:val="0"/>
          <w:marTop w:val="96"/>
          <w:marBottom w:val="0"/>
          <w:divBdr>
            <w:top w:val="none" w:sz="0" w:space="0" w:color="auto"/>
            <w:left w:val="none" w:sz="0" w:space="0" w:color="auto"/>
            <w:bottom w:val="none" w:sz="0" w:space="0" w:color="auto"/>
            <w:right w:val="none" w:sz="0" w:space="0" w:color="auto"/>
          </w:divBdr>
        </w:div>
        <w:div w:id="189804901">
          <w:marLeft w:val="1166"/>
          <w:marRight w:val="0"/>
          <w:marTop w:val="96"/>
          <w:marBottom w:val="0"/>
          <w:divBdr>
            <w:top w:val="none" w:sz="0" w:space="0" w:color="auto"/>
            <w:left w:val="none" w:sz="0" w:space="0" w:color="auto"/>
            <w:bottom w:val="none" w:sz="0" w:space="0" w:color="auto"/>
            <w:right w:val="none" w:sz="0" w:space="0" w:color="auto"/>
          </w:divBdr>
        </w:div>
        <w:div w:id="189804902">
          <w:marLeft w:val="547"/>
          <w:marRight w:val="0"/>
          <w:marTop w:val="96"/>
          <w:marBottom w:val="0"/>
          <w:divBdr>
            <w:top w:val="none" w:sz="0" w:space="0" w:color="auto"/>
            <w:left w:val="none" w:sz="0" w:space="0" w:color="auto"/>
            <w:bottom w:val="none" w:sz="0" w:space="0" w:color="auto"/>
            <w:right w:val="none" w:sz="0" w:space="0" w:color="auto"/>
          </w:divBdr>
        </w:div>
        <w:div w:id="189804912">
          <w:marLeft w:val="1166"/>
          <w:marRight w:val="0"/>
          <w:marTop w:val="96"/>
          <w:marBottom w:val="0"/>
          <w:divBdr>
            <w:top w:val="none" w:sz="0" w:space="0" w:color="auto"/>
            <w:left w:val="none" w:sz="0" w:space="0" w:color="auto"/>
            <w:bottom w:val="none" w:sz="0" w:space="0" w:color="auto"/>
            <w:right w:val="none" w:sz="0" w:space="0" w:color="auto"/>
          </w:divBdr>
        </w:div>
        <w:div w:id="189805054">
          <w:marLeft w:val="547"/>
          <w:marRight w:val="0"/>
          <w:marTop w:val="96"/>
          <w:marBottom w:val="0"/>
          <w:divBdr>
            <w:top w:val="none" w:sz="0" w:space="0" w:color="auto"/>
            <w:left w:val="none" w:sz="0" w:space="0" w:color="auto"/>
            <w:bottom w:val="none" w:sz="0" w:space="0" w:color="auto"/>
            <w:right w:val="none" w:sz="0" w:space="0" w:color="auto"/>
          </w:divBdr>
        </w:div>
      </w:divsChild>
    </w:div>
    <w:div w:id="189804911">
      <w:marLeft w:val="0"/>
      <w:marRight w:val="0"/>
      <w:marTop w:val="0"/>
      <w:marBottom w:val="0"/>
      <w:divBdr>
        <w:top w:val="none" w:sz="0" w:space="0" w:color="auto"/>
        <w:left w:val="none" w:sz="0" w:space="0" w:color="auto"/>
        <w:bottom w:val="none" w:sz="0" w:space="0" w:color="auto"/>
        <w:right w:val="none" w:sz="0" w:space="0" w:color="auto"/>
      </w:divBdr>
      <w:divsChild>
        <w:div w:id="189804892">
          <w:marLeft w:val="547"/>
          <w:marRight w:val="0"/>
          <w:marTop w:val="86"/>
          <w:marBottom w:val="0"/>
          <w:divBdr>
            <w:top w:val="none" w:sz="0" w:space="0" w:color="auto"/>
            <w:left w:val="none" w:sz="0" w:space="0" w:color="auto"/>
            <w:bottom w:val="none" w:sz="0" w:space="0" w:color="auto"/>
            <w:right w:val="none" w:sz="0" w:space="0" w:color="auto"/>
          </w:divBdr>
        </w:div>
        <w:div w:id="189805013">
          <w:marLeft w:val="547"/>
          <w:marRight w:val="0"/>
          <w:marTop w:val="86"/>
          <w:marBottom w:val="0"/>
          <w:divBdr>
            <w:top w:val="none" w:sz="0" w:space="0" w:color="auto"/>
            <w:left w:val="none" w:sz="0" w:space="0" w:color="auto"/>
            <w:bottom w:val="none" w:sz="0" w:space="0" w:color="auto"/>
            <w:right w:val="none" w:sz="0" w:space="0" w:color="auto"/>
          </w:divBdr>
        </w:div>
        <w:div w:id="189805055">
          <w:marLeft w:val="547"/>
          <w:marRight w:val="0"/>
          <w:marTop w:val="86"/>
          <w:marBottom w:val="0"/>
          <w:divBdr>
            <w:top w:val="none" w:sz="0" w:space="0" w:color="auto"/>
            <w:left w:val="none" w:sz="0" w:space="0" w:color="auto"/>
            <w:bottom w:val="none" w:sz="0" w:space="0" w:color="auto"/>
            <w:right w:val="none" w:sz="0" w:space="0" w:color="auto"/>
          </w:divBdr>
        </w:div>
        <w:div w:id="189805072">
          <w:marLeft w:val="547"/>
          <w:marRight w:val="0"/>
          <w:marTop w:val="86"/>
          <w:marBottom w:val="0"/>
          <w:divBdr>
            <w:top w:val="none" w:sz="0" w:space="0" w:color="auto"/>
            <w:left w:val="none" w:sz="0" w:space="0" w:color="auto"/>
            <w:bottom w:val="none" w:sz="0" w:space="0" w:color="auto"/>
            <w:right w:val="none" w:sz="0" w:space="0" w:color="auto"/>
          </w:divBdr>
        </w:div>
      </w:divsChild>
    </w:div>
    <w:div w:id="189804919">
      <w:marLeft w:val="0"/>
      <w:marRight w:val="0"/>
      <w:marTop w:val="0"/>
      <w:marBottom w:val="0"/>
      <w:divBdr>
        <w:top w:val="none" w:sz="0" w:space="0" w:color="auto"/>
        <w:left w:val="none" w:sz="0" w:space="0" w:color="auto"/>
        <w:bottom w:val="none" w:sz="0" w:space="0" w:color="auto"/>
        <w:right w:val="none" w:sz="0" w:space="0" w:color="auto"/>
      </w:divBdr>
      <w:divsChild>
        <w:div w:id="189804861">
          <w:marLeft w:val="547"/>
          <w:marRight w:val="0"/>
          <w:marTop w:val="130"/>
          <w:marBottom w:val="0"/>
          <w:divBdr>
            <w:top w:val="none" w:sz="0" w:space="0" w:color="auto"/>
            <w:left w:val="none" w:sz="0" w:space="0" w:color="auto"/>
            <w:bottom w:val="none" w:sz="0" w:space="0" w:color="auto"/>
            <w:right w:val="none" w:sz="0" w:space="0" w:color="auto"/>
          </w:divBdr>
        </w:div>
        <w:div w:id="189805019">
          <w:marLeft w:val="547"/>
          <w:marRight w:val="0"/>
          <w:marTop w:val="130"/>
          <w:marBottom w:val="0"/>
          <w:divBdr>
            <w:top w:val="none" w:sz="0" w:space="0" w:color="auto"/>
            <w:left w:val="none" w:sz="0" w:space="0" w:color="auto"/>
            <w:bottom w:val="none" w:sz="0" w:space="0" w:color="auto"/>
            <w:right w:val="none" w:sz="0" w:space="0" w:color="auto"/>
          </w:divBdr>
        </w:div>
      </w:divsChild>
    </w:div>
    <w:div w:id="189804921">
      <w:marLeft w:val="0"/>
      <w:marRight w:val="0"/>
      <w:marTop w:val="0"/>
      <w:marBottom w:val="0"/>
      <w:divBdr>
        <w:top w:val="none" w:sz="0" w:space="0" w:color="auto"/>
        <w:left w:val="none" w:sz="0" w:space="0" w:color="auto"/>
        <w:bottom w:val="none" w:sz="0" w:space="0" w:color="auto"/>
        <w:right w:val="none" w:sz="0" w:space="0" w:color="auto"/>
      </w:divBdr>
      <w:divsChild>
        <w:div w:id="189804880">
          <w:marLeft w:val="547"/>
          <w:marRight w:val="0"/>
          <w:marTop w:val="96"/>
          <w:marBottom w:val="0"/>
          <w:divBdr>
            <w:top w:val="none" w:sz="0" w:space="0" w:color="auto"/>
            <w:left w:val="none" w:sz="0" w:space="0" w:color="auto"/>
            <w:bottom w:val="none" w:sz="0" w:space="0" w:color="auto"/>
            <w:right w:val="none" w:sz="0" w:space="0" w:color="auto"/>
          </w:divBdr>
        </w:div>
      </w:divsChild>
    </w:div>
    <w:div w:id="189804931">
      <w:marLeft w:val="0"/>
      <w:marRight w:val="0"/>
      <w:marTop w:val="0"/>
      <w:marBottom w:val="0"/>
      <w:divBdr>
        <w:top w:val="none" w:sz="0" w:space="0" w:color="auto"/>
        <w:left w:val="none" w:sz="0" w:space="0" w:color="auto"/>
        <w:bottom w:val="none" w:sz="0" w:space="0" w:color="auto"/>
        <w:right w:val="none" w:sz="0" w:space="0" w:color="auto"/>
      </w:divBdr>
      <w:divsChild>
        <w:div w:id="189804939">
          <w:marLeft w:val="547"/>
          <w:marRight w:val="0"/>
          <w:marTop w:val="120"/>
          <w:marBottom w:val="0"/>
          <w:divBdr>
            <w:top w:val="none" w:sz="0" w:space="0" w:color="auto"/>
            <w:left w:val="none" w:sz="0" w:space="0" w:color="auto"/>
            <w:bottom w:val="none" w:sz="0" w:space="0" w:color="auto"/>
            <w:right w:val="none" w:sz="0" w:space="0" w:color="auto"/>
          </w:divBdr>
        </w:div>
        <w:div w:id="189804947">
          <w:marLeft w:val="547"/>
          <w:marRight w:val="0"/>
          <w:marTop w:val="120"/>
          <w:marBottom w:val="0"/>
          <w:divBdr>
            <w:top w:val="none" w:sz="0" w:space="0" w:color="auto"/>
            <w:left w:val="none" w:sz="0" w:space="0" w:color="auto"/>
            <w:bottom w:val="none" w:sz="0" w:space="0" w:color="auto"/>
            <w:right w:val="none" w:sz="0" w:space="0" w:color="auto"/>
          </w:divBdr>
        </w:div>
        <w:div w:id="189804957">
          <w:marLeft w:val="547"/>
          <w:marRight w:val="0"/>
          <w:marTop w:val="120"/>
          <w:marBottom w:val="0"/>
          <w:divBdr>
            <w:top w:val="none" w:sz="0" w:space="0" w:color="auto"/>
            <w:left w:val="none" w:sz="0" w:space="0" w:color="auto"/>
            <w:bottom w:val="none" w:sz="0" w:space="0" w:color="auto"/>
            <w:right w:val="none" w:sz="0" w:space="0" w:color="auto"/>
          </w:divBdr>
        </w:div>
        <w:div w:id="189804985">
          <w:marLeft w:val="547"/>
          <w:marRight w:val="0"/>
          <w:marTop w:val="120"/>
          <w:marBottom w:val="0"/>
          <w:divBdr>
            <w:top w:val="none" w:sz="0" w:space="0" w:color="auto"/>
            <w:left w:val="none" w:sz="0" w:space="0" w:color="auto"/>
            <w:bottom w:val="none" w:sz="0" w:space="0" w:color="auto"/>
            <w:right w:val="none" w:sz="0" w:space="0" w:color="auto"/>
          </w:divBdr>
        </w:div>
      </w:divsChild>
    </w:div>
    <w:div w:id="189804932">
      <w:marLeft w:val="0"/>
      <w:marRight w:val="0"/>
      <w:marTop w:val="0"/>
      <w:marBottom w:val="0"/>
      <w:divBdr>
        <w:top w:val="none" w:sz="0" w:space="0" w:color="auto"/>
        <w:left w:val="none" w:sz="0" w:space="0" w:color="auto"/>
        <w:bottom w:val="none" w:sz="0" w:space="0" w:color="auto"/>
        <w:right w:val="none" w:sz="0" w:space="0" w:color="auto"/>
      </w:divBdr>
      <w:divsChild>
        <w:div w:id="189804898">
          <w:marLeft w:val="547"/>
          <w:marRight w:val="0"/>
          <w:marTop w:val="96"/>
          <w:marBottom w:val="0"/>
          <w:divBdr>
            <w:top w:val="none" w:sz="0" w:space="0" w:color="auto"/>
            <w:left w:val="none" w:sz="0" w:space="0" w:color="auto"/>
            <w:bottom w:val="none" w:sz="0" w:space="0" w:color="auto"/>
            <w:right w:val="none" w:sz="0" w:space="0" w:color="auto"/>
          </w:divBdr>
        </w:div>
        <w:div w:id="189804899">
          <w:marLeft w:val="547"/>
          <w:marRight w:val="0"/>
          <w:marTop w:val="96"/>
          <w:marBottom w:val="0"/>
          <w:divBdr>
            <w:top w:val="none" w:sz="0" w:space="0" w:color="auto"/>
            <w:left w:val="none" w:sz="0" w:space="0" w:color="auto"/>
            <w:bottom w:val="none" w:sz="0" w:space="0" w:color="auto"/>
            <w:right w:val="none" w:sz="0" w:space="0" w:color="auto"/>
          </w:divBdr>
        </w:div>
        <w:div w:id="189804951">
          <w:marLeft w:val="547"/>
          <w:marRight w:val="0"/>
          <w:marTop w:val="96"/>
          <w:marBottom w:val="0"/>
          <w:divBdr>
            <w:top w:val="none" w:sz="0" w:space="0" w:color="auto"/>
            <w:left w:val="none" w:sz="0" w:space="0" w:color="auto"/>
            <w:bottom w:val="none" w:sz="0" w:space="0" w:color="auto"/>
            <w:right w:val="none" w:sz="0" w:space="0" w:color="auto"/>
          </w:divBdr>
        </w:div>
        <w:div w:id="189805053">
          <w:marLeft w:val="547"/>
          <w:marRight w:val="0"/>
          <w:marTop w:val="96"/>
          <w:marBottom w:val="0"/>
          <w:divBdr>
            <w:top w:val="none" w:sz="0" w:space="0" w:color="auto"/>
            <w:left w:val="none" w:sz="0" w:space="0" w:color="auto"/>
            <w:bottom w:val="none" w:sz="0" w:space="0" w:color="auto"/>
            <w:right w:val="none" w:sz="0" w:space="0" w:color="auto"/>
          </w:divBdr>
        </w:div>
        <w:div w:id="189805097">
          <w:marLeft w:val="547"/>
          <w:marRight w:val="0"/>
          <w:marTop w:val="96"/>
          <w:marBottom w:val="0"/>
          <w:divBdr>
            <w:top w:val="none" w:sz="0" w:space="0" w:color="auto"/>
            <w:left w:val="none" w:sz="0" w:space="0" w:color="auto"/>
            <w:bottom w:val="none" w:sz="0" w:space="0" w:color="auto"/>
            <w:right w:val="none" w:sz="0" w:space="0" w:color="auto"/>
          </w:divBdr>
        </w:div>
      </w:divsChild>
    </w:div>
    <w:div w:id="189804937">
      <w:marLeft w:val="0"/>
      <w:marRight w:val="0"/>
      <w:marTop w:val="0"/>
      <w:marBottom w:val="0"/>
      <w:divBdr>
        <w:top w:val="none" w:sz="0" w:space="0" w:color="auto"/>
        <w:left w:val="none" w:sz="0" w:space="0" w:color="auto"/>
        <w:bottom w:val="none" w:sz="0" w:space="0" w:color="auto"/>
        <w:right w:val="none" w:sz="0" w:space="0" w:color="auto"/>
      </w:divBdr>
    </w:div>
    <w:div w:id="189804940">
      <w:marLeft w:val="0"/>
      <w:marRight w:val="0"/>
      <w:marTop w:val="0"/>
      <w:marBottom w:val="0"/>
      <w:divBdr>
        <w:top w:val="none" w:sz="0" w:space="0" w:color="auto"/>
        <w:left w:val="none" w:sz="0" w:space="0" w:color="auto"/>
        <w:bottom w:val="none" w:sz="0" w:space="0" w:color="auto"/>
        <w:right w:val="none" w:sz="0" w:space="0" w:color="auto"/>
      </w:divBdr>
      <w:divsChild>
        <w:div w:id="189804859">
          <w:marLeft w:val="547"/>
          <w:marRight w:val="0"/>
          <w:marTop w:val="120"/>
          <w:marBottom w:val="0"/>
          <w:divBdr>
            <w:top w:val="none" w:sz="0" w:space="0" w:color="auto"/>
            <w:left w:val="none" w:sz="0" w:space="0" w:color="auto"/>
            <w:bottom w:val="none" w:sz="0" w:space="0" w:color="auto"/>
            <w:right w:val="none" w:sz="0" w:space="0" w:color="auto"/>
          </w:divBdr>
        </w:div>
        <w:div w:id="189804879">
          <w:marLeft w:val="547"/>
          <w:marRight w:val="0"/>
          <w:marTop w:val="120"/>
          <w:marBottom w:val="0"/>
          <w:divBdr>
            <w:top w:val="none" w:sz="0" w:space="0" w:color="auto"/>
            <w:left w:val="none" w:sz="0" w:space="0" w:color="auto"/>
            <w:bottom w:val="none" w:sz="0" w:space="0" w:color="auto"/>
            <w:right w:val="none" w:sz="0" w:space="0" w:color="auto"/>
          </w:divBdr>
        </w:div>
        <w:div w:id="189804933">
          <w:marLeft w:val="547"/>
          <w:marRight w:val="0"/>
          <w:marTop w:val="120"/>
          <w:marBottom w:val="0"/>
          <w:divBdr>
            <w:top w:val="none" w:sz="0" w:space="0" w:color="auto"/>
            <w:left w:val="none" w:sz="0" w:space="0" w:color="auto"/>
            <w:bottom w:val="none" w:sz="0" w:space="0" w:color="auto"/>
            <w:right w:val="none" w:sz="0" w:space="0" w:color="auto"/>
          </w:divBdr>
        </w:div>
        <w:div w:id="189805091">
          <w:marLeft w:val="547"/>
          <w:marRight w:val="0"/>
          <w:marTop w:val="120"/>
          <w:marBottom w:val="0"/>
          <w:divBdr>
            <w:top w:val="none" w:sz="0" w:space="0" w:color="auto"/>
            <w:left w:val="none" w:sz="0" w:space="0" w:color="auto"/>
            <w:bottom w:val="none" w:sz="0" w:space="0" w:color="auto"/>
            <w:right w:val="none" w:sz="0" w:space="0" w:color="auto"/>
          </w:divBdr>
        </w:div>
      </w:divsChild>
    </w:div>
    <w:div w:id="189804944">
      <w:marLeft w:val="0"/>
      <w:marRight w:val="0"/>
      <w:marTop w:val="0"/>
      <w:marBottom w:val="0"/>
      <w:divBdr>
        <w:top w:val="none" w:sz="0" w:space="0" w:color="auto"/>
        <w:left w:val="none" w:sz="0" w:space="0" w:color="auto"/>
        <w:bottom w:val="none" w:sz="0" w:space="0" w:color="auto"/>
        <w:right w:val="none" w:sz="0" w:space="0" w:color="auto"/>
      </w:divBdr>
      <w:divsChild>
        <w:div w:id="189804874">
          <w:marLeft w:val="547"/>
          <w:marRight w:val="0"/>
          <w:marTop w:val="106"/>
          <w:marBottom w:val="0"/>
          <w:divBdr>
            <w:top w:val="none" w:sz="0" w:space="0" w:color="auto"/>
            <w:left w:val="none" w:sz="0" w:space="0" w:color="auto"/>
            <w:bottom w:val="none" w:sz="0" w:space="0" w:color="auto"/>
            <w:right w:val="none" w:sz="0" w:space="0" w:color="auto"/>
          </w:divBdr>
        </w:div>
        <w:div w:id="189804935">
          <w:marLeft w:val="547"/>
          <w:marRight w:val="0"/>
          <w:marTop w:val="106"/>
          <w:marBottom w:val="0"/>
          <w:divBdr>
            <w:top w:val="none" w:sz="0" w:space="0" w:color="auto"/>
            <w:left w:val="none" w:sz="0" w:space="0" w:color="auto"/>
            <w:bottom w:val="none" w:sz="0" w:space="0" w:color="auto"/>
            <w:right w:val="none" w:sz="0" w:space="0" w:color="auto"/>
          </w:divBdr>
        </w:div>
      </w:divsChild>
    </w:div>
    <w:div w:id="189804948">
      <w:marLeft w:val="0"/>
      <w:marRight w:val="0"/>
      <w:marTop w:val="0"/>
      <w:marBottom w:val="0"/>
      <w:divBdr>
        <w:top w:val="none" w:sz="0" w:space="0" w:color="auto"/>
        <w:left w:val="none" w:sz="0" w:space="0" w:color="auto"/>
        <w:bottom w:val="none" w:sz="0" w:space="0" w:color="auto"/>
        <w:right w:val="none" w:sz="0" w:space="0" w:color="auto"/>
      </w:divBdr>
      <w:divsChild>
        <w:div w:id="189804872">
          <w:marLeft w:val="547"/>
          <w:marRight w:val="0"/>
          <w:marTop w:val="91"/>
          <w:marBottom w:val="0"/>
          <w:divBdr>
            <w:top w:val="none" w:sz="0" w:space="0" w:color="auto"/>
            <w:left w:val="none" w:sz="0" w:space="0" w:color="auto"/>
            <w:bottom w:val="none" w:sz="0" w:space="0" w:color="auto"/>
            <w:right w:val="none" w:sz="0" w:space="0" w:color="auto"/>
          </w:divBdr>
        </w:div>
        <w:div w:id="189805052">
          <w:marLeft w:val="547"/>
          <w:marRight w:val="0"/>
          <w:marTop w:val="91"/>
          <w:marBottom w:val="0"/>
          <w:divBdr>
            <w:top w:val="none" w:sz="0" w:space="0" w:color="auto"/>
            <w:left w:val="none" w:sz="0" w:space="0" w:color="auto"/>
            <w:bottom w:val="none" w:sz="0" w:space="0" w:color="auto"/>
            <w:right w:val="none" w:sz="0" w:space="0" w:color="auto"/>
          </w:divBdr>
        </w:div>
      </w:divsChild>
    </w:div>
    <w:div w:id="189804949">
      <w:marLeft w:val="0"/>
      <w:marRight w:val="0"/>
      <w:marTop w:val="0"/>
      <w:marBottom w:val="0"/>
      <w:divBdr>
        <w:top w:val="none" w:sz="0" w:space="0" w:color="auto"/>
        <w:left w:val="none" w:sz="0" w:space="0" w:color="auto"/>
        <w:bottom w:val="none" w:sz="0" w:space="0" w:color="auto"/>
        <w:right w:val="none" w:sz="0" w:space="0" w:color="auto"/>
      </w:divBdr>
      <w:divsChild>
        <w:div w:id="189805032">
          <w:marLeft w:val="547"/>
          <w:marRight w:val="0"/>
          <w:marTop w:val="82"/>
          <w:marBottom w:val="0"/>
          <w:divBdr>
            <w:top w:val="none" w:sz="0" w:space="0" w:color="auto"/>
            <w:left w:val="none" w:sz="0" w:space="0" w:color="auto"/>
            <w:bottom w:val="none" w:sz="0" w:space="0" w:color="auto"/>
            <w:right w:val="none" w:sz="0" w:space="0" w:color="auto"/>
          </w:divBdr>
        </w:div>
        <w:div w:id="189805096">
          <w:marLeft w:val="547"/>
          <w:marRight w:val="0"/>
          <w:marTop w:val="82"/>
          <w:marBottom w:val="0"/>
          <w:divBdr>
            <w:top w:val="none" w:sz="0" w:space="0" w:color="auto"/>
            <w:left w:val="none" w:sz="0" w:space="0" w:color="auto"/>
            <w:bottom w:val="none" w:sz="0" w:space="0" w:color="auto"/>
            <w:right w:val="none" w:sz="0" w:space="0" w:color="auto"/>
          </w:divBdr>
        </w:div>
        <w:div w:id="189805098">
          <w:marLeft w:val="547"/>
          <w:marRight w:val="0"/>
          <w:marTop w:val="82"/>
          <w:marBottom w:val="0"/>
          <w:divBdr>
            <w:top w:val="none" w:sz="0" w:space="0" w:color="auto"/>
            <w:left w:val="none" w:sz="0" w:space="0" w:color="auto"/>
            <w:bottom w:val="none" w:sz="0" w:space="0" w:color="auto"/>
            <w:right w:val="none" w:sz="0" w:space="0" w:color="auto"/>
          </w:divBdr>
        </w:div>
      </w:divsChild>
    </w:div>
    <w:div w:id="189804952">
      <w:marLeft w:val="0"/>
      <w:marRight w:val="0"/>
      <w:marTop w:val="0"/>
      <w:marBottom w:val="0"/>
      <w:divBdr>
        <w:top w:val="none" w:sz="0" w:space="0" w:color="auto"/>
        <w:left w:val="none" w:sz="0" w:space="0" w:color="auto"/>
        <w:bottom w:val="none" w:sz="0" w:space="0" w:color="auto"/>
        <w:right w:val="none" w:sz="0" w:space="0" w:color="auto"/>
      </w:divBdr>
      <w:divsChild>
        <w:div w:id="189804870">
          <w:marLeft w:val="1166"/>
          <w:marRight w:val="0"/>
          <w:marTop w:val="96"/>
          <w:marBottom w:val="0"/>
          <w:divBdr>
            <w:top w:val="none" w:sz="0" w:space="0" w:color="auto"/>
            <w:left w:val="none" w:sz="0" w:space="0" w:color="auto"/>
            <w:bottom w:val="none" w:sz="0" w:space="0" w:color="auto"/>
            <w:right w:val="none" w:sz="0" w:space="0" w:color="auto"/>
          </w:divBdr>
        </w:div>
        <w:div w:id="189804882">
          <w:marLeft w:val="547"/>
          <w:marRight w:val="0"/>
          <w:marTop w:val="106"/>
          <w:marBottom w:val="0"/>
          <w:divBdr>
            <w:top w:val="none" w:sz="0" w:space="0" w:color="auto"/>
            <w:left w:val="none" w:sz="0" w:space="0" w:color="auto"/>
            <w:bottom w:val="none" w:sz="0" w:space="0" w:color="auto"/>
            <w:right w:val="none" w:sz="0" w:space="0" w:color="auto"/>
          </w:divBdr>
        </w:div>
        <w:div w:id="189804970">
          <w:marLeft w:val="547"/>
          <w:marRight w:val="0"/>
          <w:marTop w:val="106"/>
          <w:marBottom w:val="0"/>
          <w:divBdr>
            <w:top w:val="none" w:sz="0" w:space="0" w:color="auto"/>
            <w:left w:val="none" w:sz="0" w:space="0" w:color="auto"/>
            <w:bottom w:val="none" w:sz="0" w:space="0" w:color="auto"/>
            <w:right w:val="none" w:sz="0" w:space="0" w:color="auto"/>
          </w:divBdr>
        </w:div>
        <w:div w:id="189804980">
          <w:marLeft w:val="1166"/>
          <w:marRight w:val="0"/>
          <w:marTop w:val="96"/>
          <w:marBottom w:val="0"/>
          <w:divBdr>
            <w:top w:val="none" w:sz="0" w:space="0" w:color="auto"/>
            <w:left w:val="none" w:sz="0" w:space="0" w:color="auto"/>
            <w:bottom w:val="none" w:sz="0" w:space="0" w:color="auto"/>
            <w:right w:val="none" w:sz="0" w:space="0" w:color="auto"/>
          </w:divBdr>
        </w:div>
        <w:div w:id="189805018">
          <w:marLeft w:val="547"/>
          <w:marRight w:val="0"/>
          <w:marTop w:val="106"/>
          <w:marBottom w:val="0"/>
          <w:divBdr>
            <w:top w:val="none" w:sz="0" w:space="0" w:color="auto"/>
            <w:left w:val="none" w:sz="0" w:space="0" w:color="auto"/>
            <w:bottom w:val="none" w:sz="0" w:space="0" w:color="auto"/>
            <w:right w:val="none" w:sz="0" w:space="0" w:color="auto"/>
          </w:divBdr>
        </w:div>
        <w:div w:id="189805084">
          <w:marLeft w:val="1166"/>
          <w:marRight w:val="0"/>
          <w:marTop w:val="96"/>
          <w:marBottom w:val="0"/>
          <w:divBdr>
            <w:top w:val="none" w:sz="0" w:space="0" w:color="auto"/>
            <w:left w:val="none" w:sz="0" w:space="0" w:color="auto"/>
            <w:bottom w:val="none" w:sz="0" w:space="0" w:color="auto"/>
            <w:right w:val="none" w:sz="0" w:space="0" w:color="auto"/>
          </w:divBdr>
        </w:div>
      </w:divsChild>
    </w:div>
    <w:div w:id="189804961">
      <w:marLeft w:val="0"/>
      <w:marRight w:val="0"/>
      <w:marTop w:val="0"/>
      <w:marBottom w:val="0"/>
      <w:divBdr>
        <w:top w:val="none" w:sz="0" w:space="0" w:color="auto"/>
        <w:left w:val="none" w:sz="0" w:space="0" w:color="auto"/>
        <w:bottom w:val="none" w:sz="0" w:space="0" w:color="auto"/>
        <w:right w:val="none" w:sz="0" w:space="0" w:color="auto"/>
      </w:divBdr>
    </w:div>
    <w:div w:id="189804963">
      <w:marLeft w:val="0"/>
      <w:marRight w:val="0"/>
      <w:marTop w:val="0"/>
      <w:marBottom w:val="0"/>
      <w:divBdr>
        <w:top w:val="none" w:sz="0" w:space="0" w:color="auto"/>
        <w:left w:val="none" w:sz="0" w:space="0" w:color="auto"/>
        <w:bottom w:val="none" w:sz="0" w:space="0" w:color="auto"/>
        <w:right w:val="none" w:sz="0" w:space="0" w:color="auto"/>
      </w:divBdr>
      <w:divsChild>
        <w:div w:id="189804913">
          <w:marLeft w:val="547"/>
          <w:marRight w:val="0"/>
          <w:marTop w:val="106"/>
          <w:marBottom w:val="0"/>
          <w:divBdr>
            <w:top w:val="none" w:sz="0" w:space="0" w:color="auto"/>
            <w:left w:val="none" w:sz="0" w:space="0" w:color="auto"/>
            <w:bottom w:val="none" w:sz="0" w:space="0" w:color="auto"/>
            <w:right w:val="none" w:sz="0" w:space="0" w:color="auto"/>
          </w:divBdr>
        </w:div>
        <w:div w:id="189804917">
          <w:marLeft w:val="547"/>
          <w:marRight w:val="0"/>
          <w:marTop w:val="106"/>
          <w:marBottom w:val="0"/>
          <w:divBdr>
            <w:top w:val="none" w:sz="0" w:space="0" w:color="auto"/>
            <w:left w:val="none" w:sz="0" w:space="0" w:color="auto"/>
            <w:bottom w:val="none" w:sz="0" w:space="0" w:color="auto"/>
            <w:right w:val="none" w:sz="0" w:space="0" w:color="auto"/>
          </w:divBdr>
        </w:div>
        <w:div w:id="189804950">
          <w:marLeft w:val="1166"/>
          <w:marRight w:val="0"/>
          <w:marTop w:val="96"/>
          <w:marBottom w:val="0"/>
          <w:divBdr>
            <w:top w:val="none" w:sz="0" w:space="0" w:color="auto"/>
            <w:left w:val="none" w:sz="0" w:space="0" w:color="auto"/>
            <w:bottom w:val="none" w:sz="0" w:space="0" w:color="auto"/>
            <w:right w:val="none" w:sz="0" w:space="0" w:color="auto"/>
          </w:divBdr>
        </w:div>
        <w:div w:id="189804971">
          <w:marLeft w:val="1166"/>
          <w:marRight w:val="0"/>
          <w:marTop w:val="96"/>
          <w:marBottom w:val="0"/>
          <w:divBdr>
            <w:top w:val="none" w:sz="0" w:space="0" w:color="auto"/>
            <w:left w:val="none" w:sz="0" w:space="0" w:color="auto"/>
            <w:bottom w:val="none" w:sz="0" w:space="0" w:color="auto"/>
            <w:right w:val="none" w:sz="0" w:space="0" w:color="auto"/>
          </w:divBdr>
        </w:div>
        <w:div w:id="189805037">
          <w:marLeft w:val="1166"/>
          <w:marRight w:val="0"/>
          <w:marTop w:val="96"/>
          <w:marBottom w:val="0"/>
          <w:divBdr>
            <w:top w:val="none" w:sz="0" w:space="0" w:color="auto"/>
            <w:left w:val="none" w:sz="0" w:space="0" w:color="auto"/>
            <w:bottom w:val="none" w:sz="0" w:space="0" w:color="auto"/>
            <w:right w:val="none" w:sz="0" w:space="0" w:color="auto"/>
          </w:divBdr>
        </w:div>
        <w:div w:id="189805057">
          <w:marLeft w:val="547"/>
          <w:marRight w:val="0"/>
          <w:marTop w:val="106"/>
          <w:marBottom w:val="0"/>
          <w:divBdr>
            <w:top w:val="none" w:sz="0" w:space="0" w:color="auto"/>
            <w:left w:val="none" w:sz="0" w:space="0" w:color="auto"/>
            <w:bottom w:val="none" w:sz="0" w:space="0" w:color="auto"/>
            <w:right w:val="none" w:sz="0" w:space="0" w:color="auto"/>
          </w:divBdr>
        </w:div>
      </w:divsChild>
    </w:div>
    <w:div w:id="189804966">
      <w:marLeft w:val="0"/>
      <w:marRight w:val="0"/>
      <w:marTop w:val="0"/>
      <w:marBottom w:val="0"/>
      <w:divBdr>
        <w:top w:val="none" w:sz="0" w:space="0" w:color="auto"/>
        <w:left w:val="none" w:sz="0" w:space="0" w:color="auto"/>
        <w:bottom w:val="none" w:sz="0" w:space="0" w:color="auto"/>
        <w:right w:val="none" w:sz="0" w:space="0" w:color="auto"/>
      </w:divBdr>
      <w:divsChild>
        <w:div w:id="189804875">
          <w:marLeft w:val="547"/>
          <w:marRight w:val="0"/>
          <w:marTop w:val="120"/>
          <w:marBottom w:val="0"/>
          <w:divBdr>
            <w:top w:val="none" w:sz="0" w:space="0" w:color="auto"/>
            <w:left w:val="none" w:sz="0" w:space="0" w:color="auto"/>
            <w:bottom w:val="none" w:sz="0" w:space="0" w:color="auto"/>
            <w:right w:val="none" w:sz="0" w:space="0" w:color="auto"/>
          </w:divBdr>
        </w:div>
        <w:div w:id="189804975">
          <w:marLeft w:val="547"/>
          <w:marRight w:val="0"/>
          <w:marTop w:val="120"/>
          <w:marBottom w:val="0"/>
          <w:divBdr>
            <w:top w:val="none" w:sz="0" w:space="0" w:color="auto"/>
            <w:left w:val="none" w:sz="0" w:space="0" w:color="auto"/>
            <w:bottom w:val="none" w:sz="0" w:space="0" w:color="auto"/>
            <w:right w:val="none" w:sz="0" w:space="0" w:color="auto"/>
          </w:divBdr>
        </w:div>
        <w:div w:id="189805107">
          <w:marLeft w:val="547"/>
          <w:marRight w:val="0"/>
          <w:marTop w:val="120"/>
          <w:marBottom w:val="0"/>
          <w:divBdr>
            <w:top w:val="none" w:sz="0" w:space="0" w:color="auto"/>
            <w:left w:val="none" w:sz="0" w:space="0" w:color="auto"/>
            <w:bottom w:val="none" w:sz="0" w:space="0" w:color="auto"/>
            <w:right w:val="none" w:sz="0" w:space="0" w:color="auto"/>
          </w:divBdr>
        </w:div>
      </w:divsChild>
    </w:div>
    <w:div w:id="189804973">
      <w:marLeft w:val="0"/>
      <w:marRight w:val="0"/>
      <w:marTop w:val="0"/>
      <w:marBottom w:val="0"/>
      <w:divBdr>
        <w:top w:val="none" w:sz="0" w:space="0" w:color="auto"/>
        <w:left w:val="none" w:sz="0" w:space="0" w:color="auto"/>
        <w:bottom w:val="none" w:sz="0" w:space="0" w:color="auto"/>
        <w:right w:val="none" w:sz="0" w:space="0" w:color="auto"/>
      </w:divBdr>
      <w:divsChild>
        <w:div w:id="189805075">
          <w:marLeft w:val="547"/>
          <w:marRight w:val="0"/>
          <w:marTop w:val="120"/>
          <w:marBottom w:val="0"/>
          <w:divBdr>
            <w:top w:val="none" w:sz="0" w:space="0" w:color="auto"/>
            <w:left w:val="none" w:sz="0" w:space="0" w:color="auto"/>
            <w:bottom w:val="none" w:sz="0" w:space="0" w:color="auto"/>
            <w:right w:val="none" w:sz="0" w:space="0" w:color="auto"/>
          </w:divBdr>
        </w:div>
      </w:divsChild>
    </w:div>
    <w:div w:id="189804984">
      <w:marLeft w:val="0"/>
      <w:marRight w:val="0"/>
      <w:marTop w:val="0"/>
      <w:marBottom w:val="0"/>
      <w:divBdr>
        <w:top w:val="none" w:sz="0" w:space="0" w:color="auto"/>
        <w:left w:val="none" w:sz="0" w:space="0" w:color="auto"/>
        <w:bottom w:val="none" w:sz="0" w:space="0" w:color="auto"/>
        <w:right w:val="none" w:sz="0" w:space="0" w:color="auto"/>
      </w:divBdr>
    </w:div>
    <w:div w:id="189804998">
      <w:marLeft w:val="0"/>
      <w:marRight w:val="0"/>
      <w:marTop w:val="0"/>
      <w:marBottom w:val="0"/>
      <w:divBdr>
        <w:top w:val="none" w:sz="0" w:space="0" w:color="auto"/>
        <w:left w:val="none" w:sz="0" w:space="0" w:color="auto"/>
        <w:bottom w:val="none" w:sz="0" w:space="0" w:color="auto"/>
        <w:right w:val="none" w:sz="0" w:space="0" w:color="auto"/>
      </w:divBdr>
      <w:divsChild>
        <w:div w:id="189804953">
          <w:marLeft w:val="547"/>
          <w:marRight w:val="0"/>
          <w:marTop w:val="106"/>
          <w:marBottom w:val="0"/>
          <w:divBdr>
            <w:top w:val="none" w:sz="0" w:space="0" w:color="auto"/>
            <w:left w:val="none" w:sz="0" w:space="0" w:color="auto"/>
            <w:bottom w:val="none" w:sz="0" w:space="0" w:color="auto"/>
            <w:right w:val="none" w:sz="0" w:space="0" w:color="auto"/>
          </w:divBdr>
        </w:div>
      </w:divsChild>
    </w:div>
    <w:div w:id="189805001">
      <w:marLeft w:val="0"/>
      <w:marRight w:val="0"/>
      <w:marTop w:val="0"/>
      <w:marBottom w:val="0"/>
      <w:divBdr>
        <w:top w:val="none" w:sz="0" w:space="0" w:color="auto"/>
        <w:left w:val="none" w:sz="0" w:space="0" w:color="auto"/>
        <w:bottom w:val="none" w:sz="0" w:space="0" w:color="auto"/>
        <w:right w:val="none" w:sz="0" w:space="0" w:color="auto"/>
      </w:divBdr>
      <w:divsChild>
        <w:div w:id="189805030">
          <w:marLeft w:val="547"/>
          <w:marRight w:val="0"/>
          <w:marTop w:val="134"/>
          <w:marBottom w:val="0"/>
          <w:divBdr>
            <w:top w:val="none" w:sz="0" w:space="0" w:color="auto"/>
            <w:left w:val="none" w:sz="0" w:space="0" w:color="auto"/>
            <w:bottom w:val="none" w:sz="0" w:space="0" w:color="auto"/>
            <w:right w:val="none" w:sz="0" w:space="0" w:color="auto"/>
          </w:divBdr>
        </w:div>
        <w:div w:id="189805056">
          <w:marLeft w:val="547"/>
          <w:marRight w:val="0"/>
          <w:marTop w:val="134"/>
          <w:marBottom w:val="0"/>
          <w:divBdr>
            <w:top w:val="none" w:sz="0" w:space="0" w:color="auto"/>
            <w:left w:val="none" w:sz="0" w:space="0" w:color="auto"/>
            <w:bottom w:val="none" w:sz="0" w:space="0" w:color="auto"/>
            <w:right w:val="none" w:sz="0" w:space="0" w:color="auto"/>
          </w:divBdr>
        </w:div>
      </w:divsChild>
    </w:div>
    <w:div w:id="189805002">
      <w:marLeft w:val="0"/>
      <w:marRight w:val="0"/>
      <w:marTop w:val="0"/>
      <w:marBottom w:val="0"/>
      <w:divBdr>
        <w:top w:val="none" w:sz="0" w:space="0" w:color="auto"/>
        <w:left w:val="none" w:sz="0" w:space="0" w:color="auto"/>
        <w:bottom w:val="none" w:sz="0" w:space="0" w:color="auto"/>
        <w:right w:val="none" w:sz="0" w:space="0" w:color="auto"/>
      </w:divBdr>
      <w:divsChild>
        <w:div w:id="189804883">
          <w:marLeft w:val="547"/>
          <w:marRight w:val="0"/>
          <w:marTop w:val="154"/>
          <w:marBottom w:val="0"/>
          <w:divBdr>
            <w:top w:val="none" w:sz="0" w:space="0" w:color="auto"/>
            <w:left w:val="none" w:sz="0" w:space="0" w:color="auto"/>
            <w:bottom w:val="none" w:sz="0" w:space="0" w:color="auto"/>
            <w:right w:val="none" w:sz="0" w:space="0" w:color="auto"/>
          </w:divBdr>
        </w:div>
        <w:div w:id="189804941">
          <w:marLeft w:val="547"/>
          <w:marRight w:val="0"/>
          <w:marTop w:val="154"/>
          <w:marBottom w:val="0"/>
          <w:divBdr>
            <w:top w:val="none" w:sz="0" w:space="0" w:color="auto"/>
            <w:left w:val="none" w:sz="0" w:space="0" w:color="auto"/>
            <w:bottom w:val="none" w:sz="0" w:space="0" w:color="auto"/>
            <w:right w:val="none" w:sz="0" w:space="0" w:color="auto"/>
          </w:divBdr>
        </w:div>
        <w:div w:id="189805059">
          <w:marLeft w:val="547"/>
          <w:marRight w:val="0"/>
          <w:marTop w:val="154"/>
          <w:marBottom w:val="0"/>
          <w:divBdr>
            <w:top w:val="none" w:sz="0" w:space="0" w:color="auto"/>
            <w:left w:val="none" w:sz="0" w:space="0" w:color="auto"/>
            <w:bottom w:val="none" w:sz="0" w:space="0" w:color="auto"/>
            <w:right w:val="none" w:sz="0" w:space="0" w:color="auto"/>
          </w:divBdr>
        </w:div>
        <w:div w:id="189805064">
          <w:marLeft w:val="547"/>
          <w:marRight w:val="0"/>
          <w:marTop w:val="154"/>
          <w:marBottom w:val="0"/>
          <w:divBdr>
            <w:top w:val="none" w:sz="0" w:space="0" w:color="auto"/>
            <w:left w:val="none" w:sz="0" w:space="0" w:color="auto"/>
            <w:bottom w:val="none" w:sz="0" w:space="0" w:color="auto"/>
            <w:right w:val="none" w:sz="0" w:space="0" w:color="auto"/>
          </w:divBdr>
        </w:div>
        <w:div w:id="189805103">
          <w:marLeft w:val="547"/>
          <w:marRight w:val="0"/>
          <w:marTop w:val="154"/>
          <w:marBottom w:val="0"/>
          <w:divBdr>
            <w:top w:val="none" w:sz="0" w:space="0" w:color="auto"/>
            <w:left w:val="none" w:sz="0" w:space="0" w:color="auto"/>
            <w:bottom w:val="none" w:sz="0" w:space="0" w:color="auto"/>
            <w:right w:val="none" w:sz="0" w:space="0" w:color="auto"/>
          </w:divBdr>
        </w:div>
      </w:divsChild>
    </w:div>
    <w:div w:id="189805004">
      <w:marLeft w:val="0"/>
      <w:marRight w:val="0"/>
      <w:marTop w:val="0"/>
      <w:marBottom w:val="0"/>
      <w:divBdr>
        <w:top w:val="none" w:sz="0" w:space="0" w:color="auto"/>
        <w:left w:val="none" w:sz="0" w:space="0" w:color="auto"/>
        <w:bottom w:val="none" w:sz="0" w:space="0" w:color="auto"/>
        <w:right w:val="none" w:sz="0" w:space="0" w:color="auto"/>
      </w:divBdr>
      <w:divsChild>
        <w:div w:id="189804868">
          <w:marLeft w:val="1166"/>
          <w:marRight w:val="0"/>
          <w:marTop w:val="96"/>
          <w:marBottom w:val="0"/>
          <w:divBdr>
            <w:top w:val="none" w:sz="0" w:space="0" w:color="auto"/>
            <w:left w:val="none" w:sz="0" w:space="0" w:color="auto"/>
            <w:bottom w:val="none" w:sz="0" w:space="0" w:color="auto"/>
            <w:right w:val="none" w:sz="0" w:space="0" w:color="auto"/>
          </w:divBdr>
        </w:div>
        <w:div w:id="189804934">
          <w:marLeft w:val="1166"/>
          <w:marRight w:val="0"/>
          <w:marTop w:val="96"/>
          <w:marBottom w:val="0"/>
          <w:divBdr>
            <w:top w:val="none" w:sz="0" w:space="0" w:color="auto"/>
            <w:left w:val="none" w:sz="0" w:space="0" w:color="auto"/>
            <w:bottom w:val="none" w:sz="0" w:space="0" w:color="auto"/>
            <w:right w:val="none" w:sz="0" w:space="0" w:color="auto"/>
          </w:divBdr>
        </w:div>
        <w:div w:id="189804968">
          <w:marLeft w:val="1166"/>
          <w:marRight w:val="0"/>
          <w:marTop w:val="96"/>
          <w:marBottom w:val="0"/>
          <w:divBdr>
            <w:top w:val="none" w:sz="0" w:space="0" w:color="auto"/>
            <w:left w:val="none" w:sz="0" w:space="0" w:color="auto"/>
            <w:bottom w:val="none" w:sz="0" w:space="0" w:color="auto"/>
            <w:right w:val="none" w:sz="0" w:space="0" w:color="auto"/>
          </w:divBdr>
        </w:div>
        <w:div w:id="189805071">
          <w:marLeft w:val="1166"/>
          <w:marRight w:val="0"/>
          <w:marTop w:val="96"/>
          <w:marBottom w:val="0"/>
          <w:divBdr>
            <w:top w:val="none" w:sz="0" w:space="0" w:color="auto"/>
            <w:left w:val="none" w:sz="0" w:space="0" w:color="auto"/>
            <w:bottom w:val="none" w:sz="0" w:space="0" w:color="auto"/>
            <w:right w:val="none" w:sz="0" w:space="0" w:color="auto"/>
          </w:divBdr>
        </w:div>
      </w:divsChild>
    </w:div>
    <w:div w:id="189805005">
      <w:marLeft w:val="0"/>
      <w:marRight w:val="0"/>
      <w:marTop w:val="0"/>
      <w:marBottom w:val="0"/>
      <w:divBdr>
        <w:top w:val="none" w:sz="0" w:space="0" w:color="auto"/>
        <w:left w:val="none" w:sz="0" w:space="0" w:color="auto"/>
        <w:bottom w:val="none" w:sz="0" w:space="0" w:color="auto"/>
        <w:right w:val="none" w:sz="0" w:space="0" w:color="auto"/>
      </w:divBdr>
      <w:divsChild>
        <w:div w:id="189804884">
          <w:marLeft w:val="547"/>
          <w:marRight w:val="0"/>
          <w:marTop w:val="154"/>
          <w:marBottom w:val="0"/>
          <w:divBdr>
            <w:top w:val="none" w:sz="0" w:space="0" w:color="auto"/>
            <w:left w:val="none" w:sz="0" w:space="0" w:color="auto"/>
            <w:bottom w:val="none" w:sz="0" w:space="0" w:color="auto"/>
            <w:right w:val="none" w:sz="0" w:space="0" w:color="auto"/>
          </w:divBdr>
        </w:div>
        <w:div w:id="189805068">
          <w:marLeft w:val="547"/>
          <w:marRight w:val="0"/>
          <w:marTop w:val="154"/>
          <w:marBottom w:val="0"/>
          <w:divBdr>
            <w:top w:val="none" w:sz="0" w:space="0" w:color="auto"/>
            <w:left w:val="none" w:sz="0" w:space="0" w:color="auto"/>
            <w:bottom w:val="none" w:sz="0" w:space="0" w:color="auto"/>
            <w:right w:val="none" w:sz="0" w:space="0" w:color="auto"/>
          </w:divBdr>
        </w:div>
      </w:divsChild>
    </w:div>
    <w:div w:id="189805006">
      <w:marLeft w:val="0"/>
      <w:marRight w:val="0"/>
      <w:marTop w:val="0"/>
      <w:marBottom w:val="0"/>
      <w:divBdr>
        <w:top w:val="none" w:sz="0" w:space="0" w:color="auto"/>
        <w:left w:val="none" w:sz="0" w:space="0" w:color="auto"/>
        <w:bottom w:val="none" w:sz="0" w:space="0" w:color="auto"/>
        <w:right w:val="none" w:sz="0" w:space="0" w:color="auto"/>
      </w:divBdr>
      <w:divsChild>
        <w:div w:id="189804972">
          <w:marLeft w:val="547"/>
          <w:marRight w:val="0"/>
          <w:marTop w:val="91"/>
          <w:marBottom w:val="0"/>
          <w:divBdr>
            <w:top w:val="none" w:sz="0" w:space="0" w:color="auto"/>
            <w:left w:val="none" w:sz="0" w:space="0" w:color="auto"/>
            <w:bottom w:val="none" w:sz="0" w:space="0" w:color="auto"/>
            <w:right w:val="none" w:sz="0" w:space="0" w:color="auto"/>
          </w:divBdr>
        </w:div>
        <w:div w:id="189804977">
          <w:marLeft w:val="547"/>
          <w:marRight w:val="0"/>
          <w:marTop w:val="91"/>
          <w:marBottom w:val="0"/>
          <w:divBdr>
            <w:top w:val="none" w:sz="0" w:space="0" w:color="auto"/>
            <w:left w:val="none" w:sz="0" w:space="0" w:color="auto"/>
            <w:bottom w:val="none" w:sz="0" w:space="0" w:color="auto"/>
            <w:right w:val="none" w:sz="0" w:space="0" w:color="auto"/>
          </w:divBdr>
        </w:div>
        <w:div w:id="189804978">
          <w:marLeft w:val="547"/>
          <w:marRight w:val="0"/>
          <w:marTop w:val="91"/>
          <w:marBottom w:val="0"/>
          <w:divBdr>
            <w:top w:val="none" w:sz="0" w:space="0" w:color="auto"/>
            <w:left w:val="none" w:sz="0" w:space="0" w:color="auto"/>
            <w:bottom w:val="none" w:sz="0" w:space="0" w:color="auto"/>
            <w:right w:val="none" w:sz="0" w:space="0" w:color="auto"/>
          </w:divBdr>
        </w:div>
        <w:div w:id="189804996">
          <w:marLeft w:val="547"/>
          <w:marRight w:val="0"/>
          <w:marTop w:val="91"/>
          <w:marBottom w:val="0"/>
          <w:divBdr>
            <w:top w:val="none" w:sz="0" w:space="0" w:color="auto"/>
            <w:left w:val="none" w:sz="0" w:space="0" w:color="auto"/>
            <w:bottom w:val="none" w:sz="0" w:space="0" w:color="auto"/>
            <w:right w:val="none" w:sz="0" w:space="0" w:color="auto"/>
          </w:divBdr>
        </w:div>
        <w:div w:id="189805012">
          <w:marLeft w:val="547"/>
          <w:marRight w:val="0"/>
          <w:marTop w:val="91"/>
          <w:marBottom w:val="0"/>
          <w:divBdr>
            <w:top w:val="none" w:sz="0" w:space="0" w:color="auto"/>
            <w:left w:val="none" w:sz="0" w:space="0" w:color="auto"/>
            <w:bottom w:val="none" w:sz="0" w:space="0" w:color="auto"/>
            <w:right w:val="none" w:sz="0" w:space="0" w:color="auto"/>
          </w:divBdr>
        </w:div>
      </w:divsChild>
    </w:div>
    <w:div w:id="189805008">
      <w:marLeft w:val="0"/>
      <w:marRight w:val="0"/>
      <w:marTop w:val="0"/>
      <w:marBottom w:val="0"/>
      <w:divBdr>
        <w:top w:val="none" w:sz="0" w:space="0" w:color="auto"/>
        <w:left w:val="none" w:sz="0" w:space="0" w:color="auto"/>
        <w:bottom w:val="none" w:sz="0" w:space="0" w:color="auto"/>
        <w:right w:val="none" w:sz="0" w:space="0" w:color="auto"/>
      </w:divBdr>
      <w:divsChild>
        <w:div w:id="189804925">
          <w:marLeft w:val="547"/>
          <w:marRight w:val="0"/>
          <w:marTop w:val="106"/>
          <w:marBottom w:val="0"/>
          <w:divBdr>
            <w:top w:val="none" w:sz="0" w:space="0" w:color="auto"/>
            <w:left w:val="none" w:sz="0" w:space="0" w:color="auto"/>
            <w:bottom w:val="none" w:sz="0" w:space="0" w:color="auto"/>
            <w:right w:val="none" w:sz="0" w:space="0" w:color="auto"/>
          </w:divBdr>
        </w:div>
        <w:div w:id="189804946">
          <w:marLeft w:val="547"/>
          <w:marRight w:val="0"/>
          <w:marTop w:val="106"/>
          <w:marBottom w:val="0"/>
          <w:divBdr>
            <w:top w:val="none" w:sz="0" w:space="0" w:color="auto"/>
            <w:left w:val="none" w:sz="0" w:space="0" w:color="auto"/>
            <w:bottom w:val="none" w:sz="0" w:space="0" w:color="auto"/>
            <w:right w:val="none" w:sz="0" w:space="0" w:color="auto"/>
          </w:divBdr>
        </w:div>
        <w:div w:id="189804974">
          <w:marLeft w:val="547"/>
          <w:marRight w:val="0"/>
          <w:marTop w:val="106"/>
          <w:marBottom w:val="0"/>
          <w:divBdr>
            <w:top w:val="none" w:sz="0" w:space="0" w:color="auto"/>
            <w:left w:val="none" w:sz="0" w:space="0" w:color="auto"/>
            <w:bottom w:val="none" w:sz="0" w:space="0" w:color="auto"/>
            <w:right w:val="none" w:sz="0" w:space="0" w:color="auto"/>
          </w:divBdr>
        </w:div>
        <w:div w:id="189805015">
          <w:marLeft w:val="547"/>
          <w:marRight w:val="0"/>
          <w:marTop w:val="106"/>
          <w:marBottom w:val="0"/>
          <w:divBdr>
            <w:top w:val="none" w:sz="0" w:space="0" w:color="auto"/>
            <w:left w:val="none" w:sz="0" w:space="0" w:color="auto"/>
            <w:bottom w:val="none" w:sz="0" w:space="0" w:color="auto"/>
            <w:right w:val="none" w:sz="0" w:space="0" w:color="auto"/>
          </w:divBdr>
        </w:div>
      </w:divsChild>
    </w:div>
    <w:div w:id="189805011">
      <w:marLeft w:val="0"/>
      <w:marRight w:val="0"/>
      <w:marTop w:val="0"/>
      <w:marBottom w:val="0"/>
      <w:divBdr>
        <w:top w:val="none" w:sz="0" w:space="0" w:color="auto"/>
        <w:left w:val="none" w:sz="0" w:space="0" w:color="auto"/>
        <w:bottom w:val="none" w:sz="0" w:space="0" w:color="auto"/>
        <w:right w:val="none" w:sz="0" w:space="0" w:color="auto"/>
      </w:divBdr>
      <w:divsChild>
        <w:div w:id="189804954">
          <w:marLeft w:val="1166"/>
          <w:marRight w:val="0"/>
          <w:marTop w:val="86"/>
          <w:marBottom w:val="0"/>
          <w:divBdr>
            <w:top w:val="none" w:sz="0" w:space="0" w:color="auto"/>
            <w:left w:val="none" w:sz="0" w:space="0" w:color="auto"/>
            <w:bottom w:val="none" w:sz="0" w:space="0" w:color="auto"/>
            <w:right w:val="none" w:sz="0" w:space="0" w:color="auto"/>
          </w:divBdr>
        </w:div>
        <w:div w:id="189804994">
          <w:marLeft w:val="1166"/>
          <w:marRight w:val="0"/>
          <w:marTop w:val="86"/>
          <w:marBottom w:val="0"/>
          <w:divBdr>
            <w:top w:val="none" w:sz="0" w:space="0" w:color="auto"/>
            <w:left w:val="none" w:sz="0" w:space="0" w:color="auto"/>
            <w:bottom w:val="none" w:sz="0" w:space="0" w:color="auto"/>
            <w:right w:val="none" w:sz="0" w:space="0" w:color="auto"/>
          </w:divBdr>
        </w:div>
        <w:div w:id="189805077">
          <w:marLeft w:val="547"/>
          <w:marRight w:val="0"/>
          <w:marTop w:val="96"/>
          <w:marBottom w:val="0"/>
          <w:divBdr>
            <w:top w:val="none" w:sz="0" w:space="0" w:color="auto"/>
            <w:left w:val="none" w:sz="0" w:space="0" w:color="auto"/>
            <w:bottom w:val="none" w:sz="0" w:space="0" w:color="auto"/>
            <w:right w:val="none" w:sz="0" w:space="0" w:color="auto"/>
          </w:divBdr>
        </w:div>
      </w:divsChild>
    </w:div>
    <w:div w:id="189805014">
      <w:marLeft w:val="0"/>
      <w:marRight w:val="0"/>
      <w:marTop w:val="0"/>
      <w:marBottom w:val="0"/>
      <w:divBdr>
        <w:top w:val="none" w:sz="0" w:space="0" w:color="auto"/>
        <w:left w:val="none" w:sz="0" w:space="0" w:color="auto"/>
        <w:bottom w:val="none" w:sz="0" w:space="0" w:color="auto"/>
        <w:right w:val="none" w:sz="0" w:space="0" w:color="auto"/>
      </w:divBdr>
    </w:div>
    <w:div w:id="189805025">
      <w:marLeft w:val="0"/>
      <w:marRight w:val="0"/>
      <w:marTop w:val="0"/>
      <w:marBottom w:val="0"/>
      <w:divBdr>
        <w:top w:val="none" w:sz="0" w:space="0" w:color="auto"/>
        <w:left w:val="none" w:sz="0" w:space="0" w:color="auto"/>
        <w:bottom w:val="none" w:sz="0" w:space="0" w:color="auto"/>
        <w:right w:val="none" w:sz="0" w:space="0" w:color="auto"/>
      </w:divBdr>
      <w:divsChild>
        <w:div w:id="189804866">
          <w:marLeft w:val="547"/>
          <w:marRight w:val="0"/>
          <w:marTop w:val="96"/>
          <w:marBottom w:val="0"/>
          <w:divBdr>
            <w:top w:val="none" w:sz="0" w:space="0" w:color="auto"/>
            <w:left w:val="none" w:sz="0" w:space="0" w:color="auto"/>
            <w:bottom w:val="none" w:sz="0" w:space="0" w:color="auto"/>
            <w:right w:val="none" w:sz="0" w:space="0" w:color="auto"/>
          </w:divBdr>
        </w:div>
        <w:div w:id="189804891">
          <w:marLeft w:val="547"/>
          <w:marRight w:val="0"/>
          <w:marTop w:val="96"/>
          <w:marBottom w:val="0"/>
          <w:divBdr>
            <w:top w:val="none" w:sz="0" w:space="0" w:color="auto"/>
            <w:left w:val="none" w:sz="0" w:space="0" w:color="auto"/>
            <w:bottom w:val="none" w:sz="0" w:space="0" w:color="auto"/>
            <w:right w:val="none" w:sz="0" w:space="0" w:color="auto"/>
          </w:divBdr>
        </w:div>
      </w:divsChild>
    </w:div>
    <w:div w:id="189805026">
      <w:marLeft w:val="0"/>
      <w:marRight w:val="0"/>
      <w:marTop w:val="0"/>
      <w:marBottom w:val="0"/>
      <w:divBdr>
        <w:top w:val="none" w:sz="0" w:space="0" w:color="auto"/>
        <w:left w:val="none" w:sz="0" w:space="0" w:color="auto"/>
        <w:bottom w:val="none" w:sz="0" w:space="0" w:color="auto"/>
        <w:right w:val="none" w:sz="0" w:space="0" w:color="auto"/>
      </w:divBdr>
      <w:divsChild>
        <w:div w:id="189804888">
          <w:marLeft w:val="547"/>
          <w:marRight w:val="0"/>
          <w:marTop w:val="120"/>
          <w:marBottom w:val="0"/>
          <w:divBdr>
            <w:top w:val="none" w:sz="0" w:space="0" w:color="auto"/>
            <w:left w:val="none" w:sz="0" w:space="0" w:color="auto"/>
            <w:bottom w:val="none" w:sz="0" w:space="0" w:color="auto"/>
            <w:right w:val="none" w:sz="0" w:space="0" w:color="auto"/>
          </w:divBdr>
        </w:div>
      </w:divsChild>
    </w:div>
    <w:div w:id="189805029">
      <w:marLeft w:val="0"/>
      <w:marRight w:val="0"/>
      <w:marTop w:val="0"/>
      <w:marBottom w:val="0"/>
      <w:divBdr>
        <w:top w:val="none" w:sz="0" w:space="0" w:color="auto"/>
        <w:left w:val="none" w:sz="0" w:space="0" w:color="auto"/>
        <w:bottom w:val="none" w:sz="0" w:space="0" w:color="auto"/>
        <w:right w:val="none" w:sz="0" w:space="0" w:color="auto"/>
      </w:divBdr>
      <w:divsChild>
        <w:div w:id="189805073">
          <w:marLeft w:val="547"/>
          <w:marRight w:val="0"/>
          <w:marTop w:val="120"/>
          <w:marBottom w:val="0"/>
          <w:divBdr>
            <w:top w:val="none" w:sz="0" w:space="0" w:color="auto"/>
            <w:left w:val="none" w:sz="0" w:space="0" w:color="auto"/>
            <w:bottom w:val="none" w:sz="0" w:space="0" w:color="auto"/>
            <w:right w:val="none" w:sz="0" w:space="0" w:color="auto"/>
          </w:divBdr>
        </w:div>
      </w:divsChild>
    </w:div>
    <w:div w:id="189805033">
      <w:marLeft w:val="0"/>
      <w:marRight w:val="0"/>
      <w:marTop w:val="0"/>
      <w:marBottom w:val="0"/>
      <w:divBdr>
        <w:top w:val="none" w:sz="0" w:space="0" w:color="auto"/>
        <w:left w:val="none" w:sz="0" w:space="0" w:color="auto"/>
        <w:bottom w:val="none" w:sz="0" w:space="0" w:color="auto"/>
        <w:right w:val="none" w:sz="0" w:space="0" w:color="auto"/>
      </w:divBdr>
      <w:divsChild>
        <w:div w:id="189804909">
          <w:marLeft w:val="547"/>
          <w:marRight w:val="0"/>
          <w:marTop w:val="86"/>
          <w:marBottom w:val="0"/>
          <w:divBdr>
            <w:top w:val="none" w:sz="0" w:space="0" w:color="auto"/>
            <w:left w:val="none" w:sz="0" w:space="0" w:color="auto"/>
            <w:bottom w:val="none" w:sz="0" w:space="0" w:color="auto"/>
            <w:right w:val="none" w:sz="0" w:space="0" w:color="auto"/>
          </w:divBdr>
        </w:div>
        <w:div w:id="189804914">
          <w:marLeft w:val="547"/>
          <w:marRight w:val="0"/>
          <w:marTop w:val="86"/>
          <w:marBottom w:val="0"/>
          <w:divBdr>
            <w:top w:val="none" w:sz="0" w:space="0" w:color="auto"/>
            <w:left w:val="none" w:sz="0" w:space="0" w:color="auto"/>
            <w:bottom w:val="none" w:sz="0" w:space="0" w:color="auto"/>
            <w:right w:val="none" w:sz="0" w:space="0" w:color="auto"/>
          </w:divBdr>
        </w:div>
        <w:div w:id="189805093">
          <w:marLeft w:val="547"/>
          <w:marRight w:val="0"/>
          <w:marTop w:val="86"/>
          <w:marBottom w:val="0"/>
          <w:divBdr>
            <w:top w:val="none" w:sz="0" w:space="0" w:color="auto"/>
            <w:left w:val="none" w:sz="0" w:space="0" w:color="auto"/>
            <w:bottom w:val="none" w:sz="0" w:space="0" w:color="auto"/>
            <w:right w:val="none" w:sz="0" w:space="0" w:color="auto"/>
          </w:divBdr>
        </w:div>
      </w:divsChild>
    </w:div>
    <w:div w:id="189805034">
      <w:marLeft w:val="0"/>
      <w:marRight w:val="0"/>
      <w:marTop w:val="0"/>
      <w:marBottom w:val="0"/>
      <w:divBdr>
        <w:top w:val="none" w:sz="0" w:space="0" w:color="auto"/>
        <w:left w:val="none" w:sz="0" w:space="0" w:color="auto"/>
        <w:bottom w:val="none" w:sz="0" w:space="0" w:color="auto"/>
        <w:right w:val="none" w:sz="0" w:space="0" w:color="auto"/>
      </w:divBdr>
      <w:divsChild>
        <w:div w:id="189804887">
          <w:marLeft w:val="547"/>
          <w:marRight w:val="0"/>
          <w:marTop w:val="144"/>
          <w:marBottom w:val="0"/>
          <w:divBdr>
            <w:top w:val="none" w:sz="0" w:space="0" w:color="auto"/>
            <w:left w:val="none" w:sz="0" w:space="0" w:color="auto"/>
            <w:bottom w:val="none" w:sz="0" w:space="0" w:color="auto"/>
            <w:right w:val="none" w:sz="0" w:space="0" w:color="auto"/>
          </w:divBdr>
        </w:div>
        <w:div w:id="189804906">
          <w:marLeft w:val="547"/>
          <w:marRight w:val="0"/>
          <w:marTop w:val="144"/>
          <w:marBottom w:val="0"/>
          <w:divBdr>
            <w:top w:val="none" w:sz="0" w:space="0" w:color="auto"/>
            <w:left w:val="none" w:sz="0" w:space="0" w:color="auto"/>
            <w:bottom w:val="none" w:sz="0" w:space="0" w:color="auto"/>
            <w:right w:val="none" w:sz="0" w:space="0" w:color="auto"/>
          </w:divBdr>
        </w:div>
      </w:divsChild>
    </w:div>
    <w:div w:id="189805035">
      <w:marLeft w:val="0"/>
      <w:marRight w:val="0"/>
      <w:marTop w:val="0"/>
      <w:marBottom w:val="0"/>
      <w:divBdr>
        <w:top w:val="none" w:sz="0" w:space="0" w:color="auto"/>
        <w:left w:val="none" w:sz="0" w:space="0" w:color="auto"/>
        <w:bottom w:val="none" w:sz="0" w:space="0" w:color="auto"/>
        <w:right w:val="none" w:sz="0" w:space="0" w:color="auto"/>
      </w:divBdr>
      <w:divsChild>
        <w:div w:id="189804871">
          <w:marLeft w:val="274"/>
          <w:marRight w:val="0"/>
          <w:marTop w:val="0"/>
          <w:marBottom w:val="0"/>
          <w:divBdr>
            <w:top w:val="none" w:sz="0" w:space="0" w:color="auto"/>
            <w:left w:val="none" w:sz="0" w:space="0" w:color="auto"/>
            <w:bottom w:val="none" w:sz="0" w:space="0" w:color="auto"/>
            <w:right w:val="none" w:sz="0" w:space="0" w:color="auto"/>
          </w:divBdr>
        </w:div>
        <w:div w:id="189804999">
          <w:marLeft w:val="274"/>
          <w:marRight w:val="0"/>
          <w:marTop w:val="0"/>
          <w:marBottom w:val="0"/>
          <w:divBdr>
            <w:top w:val="none" w:sz="0" w:space="0" w:color="auto"/>
            <w:left w:val="none" w:sz="0" w:space="0" w:color="auto"/>
            <w:bottom w:val="none" w:sz="0" w:space="0" w:color="auto"/>
            <w:right w:val="none" w:sz="0" w:space="0" w:color="auto"/>
          </w:divBdr>
        </w:div>
        <w:div w:id="189805045">
          <w:marLeft w:val="274"/>
          <w:marRight w:val="0"/>
          <w:marTop w:val="0"/>
          <w:marBottom w:val="0"/>
          <w:divBdr>
            <w:top w:val="none" w:sz="0" w:space="0" w:color="auto"/>
            <w:left w:val="none" w:sz="0" w:space="0" w:color="auto"/>
            <w:bottom w:val="none" w:sz="0" w:space="0" w:color="auto"/>
            <w:right w:val="none" w:sz="0" w:space="0" w:color="auto"/>
          </w:divBdr>
        </w:div>
      </w:divsChild>
    </w:div>
    <w:div w:id="189805038">
      <w:marLeft w:val="0"/>
      <w:marRight w:val="0"/>
      <w:marTop w:val="0"/>
      <w:marBottom w:val="0"/>
      <w:divBdr>
        <w:top w:val="none" w:sz="0" w:space="0" w:color="auto"/>
        <w:left w:val="none" w:sz="0" w:space="0" w:color="auto"/>
        <w:bottom w:val="none" w:sz="0" w:space="0" w:color="auto"/>
        <w:right w:val="none" w:sz="0" w:space="0" w:color="auto"/>
      </w:divBdr>
      <w:divsChild>
        <w:div w:id="189804860">
          <w:marLeft w:val="274"/>
          <w:marRight w:val="0"/>
          <w:marTop w:val="0"/>
          <w:marBottom w:val="0"/>
          <w:divBdr>
            <w:top w:val="none" w:sz="0" w:space="0" w:color="auto"/>
            <w:left w:val="none" w:sz="0" w:space="0" w:color="auto"/>
            <w:bottom w:val="none" w:sz="0" w:space="0" w:color="auto"/>
            <w:right w:val="none" w:sz="0" w:space="0" w:color="auto"/>
          </w:divBdr>
        </w:div>
        <w:div w:id="189804955">
          <w:marLeft w:val="274"/>
          <w:marRight w:val="0"/>
          <w:marTop w:val="0"/>
          <w:marBottom w:val="0"/>
          <w:divBdr>
            <w:top w:val="none" w:sz="0" w:space="0" w:color="auto"/>
            <w:left w:val="none" w:sz="0" w:space="0" w:color="auto"/>
            <w:bottom w:val="none" w:sz="0" w:space="0" w:color="auto"/>
            <w:right w:val="none" w:sz="0" w:space="0" w:color="auto"/>
          </w:divBdr>
        </w:div>
      </w:divsChild>
    </w:div>
    <w:div w:id="189805041">
      <w:marLeft w:val="0"/>
      <w:marRight w:val="0"/>
      <w:marTop w:val="0"/>
      <w:marBottom w:val="0"/>
      <w:divBdr>
        <w:top w:val="none" w:sz="0" w:space="0" w:color="auto"/>
        <w:left w:val="none" w:sz="0" w:space="0" w:color="auto"/>
        <w:bottom w:val="none" w:sz="0" w:space="0" w:color="auto"/>
        <w:right w:val="none" w:sz="0" w:space="0" w:color="auto"/>
      </w:divBdr>
      <w:divsChild>
        <w:div w:id="189804964">
          <w:marLeft w:val="547"/>
          <w:marRight w:val="0"/>
          <w:marTop w:val="154"/>
          <w:marBottom w:val="0"/>
          <w:divBdr>
            <w:top w:val="none" w:sz="0" w:space="0" w:color="auto"/>
            <w:left w:val="none" w:sz="0" w:space="0" w:color="auto"/>
            <w:bottom w:val="none" w:sz="0" w:space="0" w:color="auto"/>
            <w:right w:val="none" w:sz="0" w:space="0" w:color="auto"/>
          </w:divBdr>
        </w:div>
        <w:div w:id="189804986">
          <w:marLeft w:val="547"/>
          <w:marRight w:val="0"/>
          <w:marTop w:val="154"/>
          <w:marBottom w:val="0"/>
          <w:divBdr>
            <w:top w:val="none" w:sz="0" w:space="0" w:color="auto"/>
            <w:left w:val="none" w:sz="0" w:space="0" w:color="auto"/>
            <w:bottom w:val="none" w:sz="0" w:space="0" w:color="auto"/>
            <w:right w:val="none" w:sz="0" w:space="0" w:color="auto"/>
          </w:divBdr>
        </w:div>
        <w:div w:id="189805078">
          <w:marLeft w:val="547"/>
          <w:marRight w:val="0"/>
          <w:marTop w:val="154"/>
          <w:marBottom w:val="0"/>
          <w:divBdr>
            <w:top w:val="none" w:sz="0" w:space="0" w:color="auto"/>
            <w:left w:val="none" w:sz="0" w:space="0" w:color="auto"/>
            <w:bottom w:val="none" w:sz="0" w:space="0" w:color="auto"/>
            <w:right w:val="none" w:sz="0" w:space="0" w:color="auto"/>
          </w:divBdr>
        </w:div>
      </w:divsChild>
    </w:div>
    <w:div w:id="189805046">
      <w:marLeft w:val="0"/>
      <w:marRight w:val="0"/>
      <w:marTop w:val="0"/>
      <w:marBottom w:val="0"/>
      <w:divBdr>
        <w:top w:val="none" w:sz="0" w:space="0" w:color="auto"/>
        <w:left w:val="none" w:sz="0" w:space="0" w:color="auto"/>
        <w:bottom w:val="none" w:sz="0" w:space="0" w:color="auto"/>
        <w:right w:val="none" w:sz="0" w:space="0" w:color="auto"/>
      </w:divBdr>
      <w:divsChild>
        <w:div w:id="189805003">
          <w:marLeft w:val="720"/>
          <w:marRight w:val="0"/>
          <w:marTop w:val="96"/>
          <w:marBottom w:val="0"/>
          <w:divBdr>
            <w:top w:val="none" w:sz="0" w:space="0" w:color="auto"/>
            <w:left w:val="none" w:sz="0" w:space="0" w:color="auto"/>
            <w:bottom w:val="none" w:sz="0" w:space="0" w:color="auto"/>
            <w:right w:val="none" w:sz="0" w:space="0" w:color="auto"/>
          </w:divBdr>
        </w:div>
        <w:div w:id="189805010">
          <w:marLeft w:val="720"/>
          <w:marRight w:val="0"/>
          <w:marTop w:val="96"/>
          <w:marBottom w:val="0"/>
          <w:divBdr>
            <w:top w:val="none" w:sz="0" w:space="0" w:color="auto"/>
            <w:left w:val="none" w:sz="0" w:space="0" w:color="auto"/>
            <w:bottom w:val="none" w:sz="0" w:space="0" w:color="auto"/>
            <w:right w:val="none" w:sz="0" w:space="0" w:color="auto"/>
          </w:divBdr>
        </w:div>
        <w:div w:id="189805044">
          <w:marLeft w:val="720"/>
          <w:marRight w:val="0"/>
          <w:marTop w:val="96"/>
          <w:marBottom w:val="0"/>
          <w:divBdr>
            <w:top w:val="none" w:sz="0" w:space="0" w:color="auto"/>
            <w:left w:val="none" w:sz="0" w:space="0" w:color="auto"/>
            <w:bottom w:val="none" w:sz="0" w:space="0" w:color="auto"/>
            <w:right w:val="none" w:sz="0" w:space="0" w:color="auto"/>
          </w:divBdr>
        </w:div>
        <w:div w:id="189805047">
          <w:marLeft w:val="720"/>
          <w:marRight w:val="0"/>
          <w:marTop w:val="96"/>
          <w:marBottom w:val="0"/>
          <w:divBdr>
            <w:top w:val="none" w:sz="0" w:space="0" w:color="auto"/>
            <w:left w:val="none" w:sz="0" w:space="0" w:color="auto"/>
            <w:bottom w:val="none" w:sz="0" w:space="0" w:color="auto"/>
            <w:right w:val="none" w:sz="0" w:space="0" w:color="auto"/>
          </w:divBdr>
        </w:div>
        <w:div w:id="189805080">
          <w:marLeft w:val="720"/>
          <w:marRight w:val="0"/>
          <w:marTop w:val="96"/>
          <w:marBottom w:val="0"/>
          <w:divBdr>
            <w:top w:val="none" w:sz="0" w:space="0" w:color="auto"/>
            <w:left w:val="none" w:sz="0" w:space="0" w:color="auto"/>
            <w:bottom w:val="none" w:sz="0" w:space="0" w:color="auto"/>
            <w:right w:val="none" w:sz="0" w:space="0" w:color="auto"/>
          </w:divBdr>
        </w:div>
      </w:divsChild>
    </w:div>
    <w:div w:id="189805051">
      <w:marLeft w:val="0"/>
      <w:marRight w:val="0"/>
      <w:marTop w:val="0"/>
      <w:marBottom w:val="0"/>
      <w:divBdr>
        <w:top w:val="none" w:sz="0" w:space="0" w:color="auto"/>
        <w:left w:val="none" w:sz="0" w:space="0" w:color="auto"/>
        <w:bottom w:val="none" w:sz="0" w:space="0" w:color="auto"/>
        <w:right w:val="none" w:sz="0" w:space="0" w:color="auto"/>
      </w:divBdr>
      <w:divsChild>
        <w:div w:id="189804896">
          <w:marLeft w:val="547"/>
          <w:marRight w:val="0"/>
          <w:marTop w:val="154"/>
          <w:marBottom w:val="0"/>
          <w:divBdr>
            <w:top w:val="none" w:sz="0" w:space="0" w:color="auto"/>
            <w:left w:val="none" w:sz="0" w:space="0" w:color="auto"/>
            <w:bottom w:val="none" w:sz="0" w:space="0" w:color="auto"/>
            <w:right w:val="none" w:sz="0" w:space="0" w:color="auto"/>
          </w:divBdr>
        </w:div>
        <w:div w:id="189805020">
          <w:marLeft w:val="547"/>
          <w:marRight w:val="0"/>
          <w:marTop w:val="154"/>
          <w:marBottom w:val="0"/>
          <w:divBdr>
            <w:top w:val="none" w:sz="0" w:space="0" w:color="auto"/>
            <w:left w:val="none" w:sz="0" w:space="0" w:color="auto"/>
            <w:bottom w:val="none" w:sz="0" w:space="0" w:color="auto"/>
            <w:right w:val="none" w:sz="0" w:space="0" w:color="auto"/>
          </w:divBdr>
        </w:div>
        <w:div w:id="189805062">
          <w:marLeft w:val="547"/>
          <w:marRight w:val="0"/>
          <w:marTop w:val="154"/>
          <w:marBottom w:val="0"/>
          <w:divBdr>
            <w:top w:val="none" w:sz="0" w:space="0" w:color="auto"/>
            <w:left w:val="none" w:sz="0" w:space="0" w:color="auto"/>
            <w:bottom w:val="none" w:sz="0" w:space="0" w:color="auto"/>
            <w:right w:val="none" w:sz="0" w:space="0" w:color="auto"/>
          </w:divBdr>
        </w:div>
      </w:divsChild>
    </w:div>
    <w:div w:id="189805058">
      <w:marLeft w:val="0"/>
      <w:marRight w:val="0"/>
      <w:marTop w:val="0"/>
      <w:marBottom w:val="0"/>
      <w:divBdr>
        <w:top w:val="none" w:sz="0" w:space="0" w:color="auto"/>
        <w:left w:val="none" w:sz="0" w:space="0" w:color="auto"/>
        <w:bottom w:val="none" w:sz="0" w:space="0" w:color="auto"/>
        <w:right w:val="none" w:sz="0" w:space="0" w:color="auto"/>
      </w:divBdr>
      <w:divsChild>
        <w:div w:id="189804943">
          <w:marLeft w:val="547"/>
          <w:marRight w:val="0"/>
          <w:marTop w:val="91"/>
          <w:marBottom w:val="0"/>
          <w:divBdr>
            <w:top w:val="none" w:sz="0" w:space="0" w:color="auto"/>
            <w:left w:val="none" w:sz="0" w:space="0" w:color="auto"/>
            <w:bottom w:val="none" w:sz="0" w:space="0" w:color="auto"/>
            <w:right w:val="none" w:sz="0" w:space="0" w:color="auto"/>
          </w:divBdr>
        </w:div>
        <w:div w:id="189804979">
          <w:marLeft w:val="547"/>
          <w:marRight w:val="0"/>
          <w:marTop w:val="91"/>
          <w:marBottom w:val="0"/>
          <w:divBdr>
            <w:top w:val="none" w:sz="0" w:space="0" w:color="auto"/>
            <w:left w:val="none" w:sz="0" w:space="0" w:color="auto"/>
            <w:bottom w:val="none" w:sz="0" w:space="0" w:color="auto"/>
            <w:right w:val="none" w:sz="0" w:space="0" w:color="auto"/>
          </w:divBdr>
        </w:div>
        <w:div w:id="189805016">
          <w:marLeft w:val="547"/>
          <w:marRight w:val="0"/>
          <w:marTop w:val="91"/>
          <w:marBottom w:val="0"/>
          <w:divBdr>
            <w:top w:val="none" w:sz="0" w:space="0" w:color="auto"/>
            <w:left w:val="none" w:sz="0" w:space="0" w:color="auto"/>
            <w:bottom w:val="none" w:sz="0" w:space="0" w:color="auto"/>
            <w:right w:val="none" w:sz="0" w:space="0" w:color="auto"/>
          </w:divBdr>
        </w:div>
        <w:div w:id="189805028">
          <w:marLeft w:val="547"/>
          <w:marRight w:val="0"/>
          <w:marTop w:val="91"/>
          <w:marBottom w:val="0"/>
          <w:divBdr>
            <w:top w:val="none" w:sz="0" w:space="0" w:color="auto"/>
            <w:left w:val="none" w:sz="0" w:space="0" w:color="auto"/>
            <w:bottom w:val="none" w:sz="0" w:space="0" w:color="auto"/>
            <w:right w:val="none" w:sz="0" w:space="0" w:color="auto"/>
          </w:divBdr>
        </w:div>
      </w:divsChild>
    </w:div>
    <w:div w:id="189805060">
      <w:marLeft w:val="0"/>
      <w:marRight w:val="0"/>
      <w:marTop w:val="0"/>
      <w:marBottom w:val="0"/>
      <w:divBdr>
        <w:top w:val="none" w:sz="0" w:space="0" w:color="auto"/>
        <w:left w:val="none" w:sz="0" w:space="0" w:color="auto"/>
        <w:bottom w:val="none" w:sz="0" w:space="0" w:color="auto"/>
        <w:right w:val="none" w:sz="0" w:space="0" w:color="auto"/>
      </w:divBdr>
      <w:divsChild>
        <w:div w:id="189805043">
          <w:marLeft w:val="547"/>
          <w:marRight w:val="0"/>
          <w:marTop w:val="106"/>
          <w:marBottom w:val="0"/>
          <w:divBdr>
            <w:top w:val="none" w:sz="0" w:space="0" w:color="auto"/>
            <w:left w:val="none" w:sz="0" w:space="0" w:color="auto"/>
            <w:bottom w:val="none" w:sz="0" w:space="0" w:color="auto"/>
            <w:right w:val="none" w:sz="0" w:space="0" w:color="auto"/>
          </w:divBdr>
        </w:div>
        <w:div w:id="189805086">
          <w:marLeft w:val="547"/>
          <w:marRight w:val="0"/>
          <w:marTop w:val="106"/>
          <w:marBottom w:val="0"/>
          <w:divBdr>
            <w:top w:val="none" w:sz="0" w:space="0" w:color="auto"/>
            <w:left w:val="none" w:sz="0" w:space="0" w:color="auto"/>
            <w:bottom w:val="none" w:sz="0" w:space="0" w:color="auto"/>
            <w:right w:val="none" w:sz="0" w:space="0" w:color="auto"/>
          </w:divBdr>
        </w:div>
      </w:divsChild>
    </w:div>
    <w:div w:id="189805065">
      <w:marLeft w:val="0"/>
      <w:marRight w:val="0"/>
      <w:marTop w:val="0"/>
      <w:marBottom w:val="0"/>
      <w:divBdr>
        <w:top w:val="none" w:sz="0" w:space="0" w:color="auto"/>
        <w:left w:val="none" w:sz="0" w:space="0" w:color="auto"/>
        <w:bottom w:val="none" w:sz="0" w:space="0" w:color="auto"/>
        <w:right w:val="none" w:sz="0" w:space="0" w:color="auto"/>
      </w:divBdr>
      <w:divsChild>
        <w:div w:id="189804965">
          <w:marLeft w:val="1166"/>
          <w:marRight w:val="0"/>
          <w:marTop w:val="96"/>
          <w:marBottom w:val="0"/>
          <w:divBdr>
            <w:top w:val="none" w:sz="0" w:space="0" w:color="auto"/>
            <w:left w:val="none" w:sz="0" w:space="0" w:color="auto"/>
            <w:bottom w:val="none" w:sz="0" w:space="0" w:color="auto"/>
            <w:right w:val="none" w:sz="0" w:space="0" w:color="auto"/>
          </w:divBdr>
        </w:div>
        <w:div w:id="189805017">
          <w:marLeft w:val="1166"/>
          <w:marRight w:val="0"/>
          <w:marTop w:val="96"/>
          <w:marBottom w:val="0"/>
          <w:divBdr>
            <w:top w:val="none" w:sz="0" w:space="0" w:color="auto"/>
            <w:left w:val="none" w:sz="0" w:space="0" w:color="auto"/>
            <w:bottom w:val="none" w:sz="0" w:space="0" w:color="auto"/>
            <w:right w:val="none" w:sz="0" w:space="0" w:color="auto"/>
          </w:divBdr>
        </w:div>
        <w:div w:id="189805023">
          <w:marLeft w:val="1166"/>
          <w:marRight w:val="0"/>
          <w:marTop w:val="96"/>
          <w:marBottom w:val="0"/>
          <w:divBdr>
            <w:top w:val="none" w:sz="0" w:space="0" w:color="auto"/>
            <w:left w:val="none" w:sz="0" w:space="0" w:color="auto"/>
            <w:bottom w:val="none" w:sz="0" w:space="0" w:color="auto"/>
            <w:right w:val="none" w:sz="0" w:space="0" w:color="auto"/>
          </w:divBdr>
        </w:div>
        <w:div w:id="189805031">
          <w:marLeft w:val="547"/>
          <w:marRight w:val="0"/>
          <w:marTop w:val="96"/>
          <w:marBottom w:val="0"/>
          <w:divBdr>
            <w:top w:val="none" w:sz="0" w:space="0" w:color="auto"/>
            <w:left w:val="none" w:sz="0" w:space="0" w:color="auto"/>
            <w:bottom w:val="none" w:sz="0" w:space="0" w:color="auto"/>
            <w:right w:val="none" w:sz="0" w:space="0" w:color="auto"/>
          </w:divBdr>
        </w:div>
      </w:divsChild>
    </w:div>
    <w:div w:id="189805067">
      <w:marLeft w:val="0"/>
      <w:marRight w:val="0"/>
      <w:marTop w:val="0"/>
      <w:marBottom w:val="0"/>
      <w:divBdr>
        <w:top w:val="none" w:sz="0" w:space="0" w:color="auto"/>
        <w:left w:val="none" w:sz="0" w:space="0" w:color="auto"/>
        <w:bottom w:val="none" w:sz="0" w:space="0" w:color="auto"/>
        <w:right w:val="none" w:sz="0" w:space="0" w:color="auto"/>
      </w:divBdr>
      <w:divsChild>
        <w:div w:id="189804858">
          <w:marLeft w:val="547"/>
          <w:marRight w:val="0"/>
          <w:marTop w:val="96"/>
          <w:marBottom w:val="0"/>
          <w:divBdr>
            <w:top w:val="none" w:sz="0" w:space="0" w:color="auto"/>
            <w:left w:val="none" w:sz="0" w:space="0" w:color="auto"/>
            <w:bottom w:val="none" w:sz="0" w:space="0" w:color="auto"/>
            <w:right w:val="none" w:sz="0" w:space="0" w:color="auto"/>
          </w:divBdr>
        </w:div>
        <w:div w:id="189804867">
          <w:marLeft w:val="547"/>
          <w:marRight w:val="0"/>
          <w:marTop w:val="96"/>
          <w:marBottom w:val="0"/>
          <w:divBdr>
            <w:top w:val="none" w:sz="0" w:space="0" w:color="auto"/>
            <w:left w:val="none" w:sz="0" w:space="0" w:color="auto"/>
            <w:bottom w:val="none" w:sz="0" w:space="0" w:color="auto"/>
            <w:right w:val="none" w:sz="0" w:space="0" w:color="auto"/>
          </w:divBdr>
        </w:div>
        <w:div w:id="189805027">
          <w:marLeft w:val="547"/>
          <w:marRight w:val="0"/>
          <w:marTop w:val="96"/>
          <w:marBottom w:val="0"/>
          <w:divBdr>
            <w:top w:val="none" w:sz="0" w:space="0" w:color="auto"/>
            <w:left w:val="none" w:sz="0" w:space="0" w:color="auto"/>
            <w:bottom w:val="none" w:sz="0" w:space="0" w:color="auto"/>
            <w:right w:val="none" w:sz="0" w:space="0" w:color="auto"/>
          </w:divBdr>
        </w:div>
        <w:div w:id="189805061">
          <w:marLeft w:val="547"/>
          <w:marRight w:val="0"/>
          <w:marTop w:val="96"/>
          <w:marBottom w:val="0"/>
          <w:divBdr>
            <w:top w:val="none" w:sz="0" w:space="0" w:color="auto"/>
            <w:left w:val="none" w:sz="0" w:space="0" w:color="auto"/>
            <w:bottom w:val="none" w:sz="0" w:space="0" w:color="auto"/>
            <w:right w:val="none" w:sz="0" w:space="0" w:color="auto"/>
          </w:divBdr>
        </w:div>
        <w:div w:id="189805066">
          <w:marLeft w:val="547"/>
          <w:marRight w:val="0"/>
          <w:marTop w:val="96"/>
          <w:marBottom w:val="0"/>
          <w:divBdr>
            <w:top w:val="none" w:sz="0" w:space="0" w:color="auto"/>
            <w:left w:val="none" w:sz="0" w:space="0" w:color="auto"/>
            <w:bottom w:val="none" w:sz="0" w:space="0" w:color="auto"/>
            <w:right w:val="none" w:sz="0" w:space="0" w:color="auto"/>
          </w:divBdr>
        </w:div>
      </w:divsChild>
    </w:div>
    <w:div w:id="189805069">
      <w:marLeft w:val="0"/>
      <w:marRight w:val="0"/>
      <w:marTop w:val="0"/>
      <w:marBottom w:val="0"/>
      <w:divBdr>
        <w:top w:val="none" w:sz="0" w:space="0" w:color="auto"/>
        <w:left w:val="none" w:sz="0" w:space="0" w:color="auto"/>
        <w:bottom w:val="none" w:sz="0" w:space="0" w:color="auto"/>
        <w:right w:val="none" w:sz="0" w:space="0" w:color="auto"/>
      </w:divBdr>
      <w:divsChild>
        <w:div w:id="189804877">
          <w:marLeft w:val="547"/>
          <w:marRight w:val="0"/>
          <w:marTop w:val="130"/>
          <w:marBottom w:val="0"/>
          <w:divBdr>
            <w:top w:val="none" w:sz="0" w:space="0" w:color="auto"/>
            <w:left w:val="none" w:sz="0" w:space="0" w:color="auto"/>
            <w:bottom w:val="none" w:sz="0" w:space="0" w:color="auto"/>
            <w:right w:val="none" w:sz="0" w:space="0" w:color="auto"/>
          </w:divBdr>
        </w:div>
      </w:divsChild>
    </w:div>
    <w:div w:id="189805070">
      <w:marLeft w:val="0"/>
      <w:marRight w:val="0"/>
      <w:marTop w:val="0"/>
      <w:marBottom w:val="0"/>
      <w:divBdr>
        <w:top w:val="none" w:sz="0" w:space="0" w:color="auto"/>
        <w:left w:val="none" w:sz="0" w:space="0" w:color="auto"/>
        <w:bottom w:val="none" w:sz="0" w:space="0" w:color="auto"/>
        <w:right w:val="none" w:sz="0" w:space="0" w:color="auto"/>
      </w:divBdr>
      <w:divsChild>
        <w:div w:id="189804889">
          <w:marLeft w:val="547"/>
          <w:marRight w:val="0"/>
          <w:marTop w:val="96"/>
          <w:marBottom w:val="0"/>
          <w:divBdr>
            <w:top w:val="none" w:sz="0" w:space="0" w:color="auto"/>
            <w:left w:val="none" w:sz="0" w:space="0" w:color="auto"/>
            <w:bottom w:val="none" w:sz="0" w:space="0" w:color="auto"/>
            <w:right w:val="none" w:sz="0" w:space="0" w:color="auto"/>
          </w:divBdr>
        </w:div>
        <w:div w:id="189804920">
          <w:marLeft w:val="547"/>
          <w:marRight w:val="0"/>
          <w:marTop w:val="96"/>
          <w:marBottom w:val="0"/>
          <w:divBdr>
            <w:top w:val="none" w:sz="0" w:space="0" w:color="auto"/>
            <w:left w:val="none" w:sz="0" w:space="0" w:color="auto"/>
            <w:bottom w:val="none" w:sz="0" w:space="0" w:color="auto"/>
            <w:right w:val="none" w:sz="0" w:space="0" w:color="auto"/>
          </w:divBdr>
        </w:div>
        <w:div w:id="189805000">
          <w:marLeft w:val="547"/>
          <w:marRight w:val="0"/>
          <w:marTop w:val="96"/>
          <w:marBottom w:val="0"/>
          <w:divBdr>
            <w:top w:val="none" w:sz="0" w:space="0" w:color="auto"/>
            <w:left w:val="none" w:sz="0" w:space="0" w:color="auto"/>
            <w:bottom w:val="none" w:sz="0" w:space="0" w:color="auto"/>
            <w:right w:val="none" w:sz="0" w:space="0" w:color="auto"/>
          </w:divBdr>
        </w:div>
        <w:div w:id="189805040">
          <w:marLeft w:val="547"/>
          <w:marRight w:val="0"/>
          <w:marTop w:val="96"/>
          <w:marBottom w:val="0"/>
          <w:divBdr>
            <w:top w:val="none" w:sz="0" w:space="0" w:color="auto"/>
            <w:left w:val="none" w:sz="0" w:space="0" w:color="auto"/>
            <w:bottom w:val="none" w:sz="0" w:space="0" w:color="auto"/>
            <w:right w:val="none" w:sz="0" w:space="0" w:color="auto"/>
          </w:divBdr>
        </w:div>
        <w:div w:id="189805050">
          <w:marLeft w:val="547"/>
          <w:marRight w:val="0"/>
          <w:marTop w:val="96"/>
          <w:marBottom w:val="0"/>
          <w:divBdr>
            <w:top w:val="none" w:sz="0" w:space="0" w:color="auto"/>
            <w:left w:val="none" w:sz="0" w:space="0" w:color="auto"/>
            <w:bottom w:val="none" w:sz="0" w:space="0" w:color="auto"/>
            <w:right w:val="none" w:sz="0" w:space="0" w:color="auto"/>
          </w:divBdr>
        </w:div>
        <w:div w:id="189805063">
          <w:marLeft w:val="547"/>
          <w:marRight w:val="0"/>
          <w:marTop w:val="96"/>
          <w:marBottom w:val="0"/>
          <w:divBdr>
            <w:top w:val="none" w:sz="0" w:space="0" w:color="auto"/>
            <w:left w:val="none" w:sz="0" w:space="0" w:color="auto"/>
            <w:bottom w:val="none" w:sz="0" w:space="0" w:color="auto"/>
            <w:right w:val="none" w:sz="0" w:space="0" w:color="auto"/>
          </w:divBdr>
        </w:div>
      </w:divsChild>
    </w:div>
    <w:div w:id="189805074">
      <w:marLeft w:val="0"/>
      <w:marRight w:val="0"/>
      <w:marTop w:val="0"/>
      <w:marBottom w:val="0"/>
      <w:divBdr>
        <w:top w:val="none" w:sz="0" w:space="0" w:color="auto"/>
        <w:left w:val="none" w:sz="0" w:space="0" w:color="auto"/>
        <w:bottom w:val="none" w:sz="0" w:space="0" w:color="auto"/>
        <w:right w:val="none" w:sz="0" w:space="0" w:color="auto"/>
      </w:divBdr>
      <w:divsChild>
        <w:div w:id="189804905">
          <w:marLeft w:val="547"/>
          <w:marRight w:val="0"/>
          <w:marTop w:val="154"/>
          <w:marBottom w:val="0"/>
          <w:divBdr>
            <w:top w:val="none" w:sz="0" w:space="0" w:color="auto"/>
            <w:left w:val="none" w:sz="0" w:space="0" w:color="auto"/>
            <w:bottom w:val="none" w:sz="0" w:space="0" w:color="auto"/>
            <w:right w:val="none" w:sz="0" w:space="0" w:color="auto"/>
          </w:divBdr>
        </w:div>
        <w:div w:id="189804995">
          <w:marLeft w:val="547"/>
          <w:marRight w:val="0"/>
          <w:marTop w:val="154"/>
          <w:marBottom w:val="0"/>
          <w:divBdr>
            <w:top w:val="none" w:sz="0" w:space="0" w:color="auto"/>
            <w:left w:val="none" w:sz="0" w:space="0" w:color="auto"/>
            <w:bottom w:val="none" w:sz="0" w:space="0" w:color="auto"/>
            <w:right w:val="none" w:sz="0" w:space="0" w:color="auto"/>
          </w:divBdr>
        </w:div>
      </w:divsChild>
    </w:div>
    <w:div w:id="189805081">
      <w:marLeft w:val="0"/>
      <w:marRight w:val="0"/>
      <w:marTop w:val="0"/>
      <w:marBottom w:val="0"/>
      <w:divBdr>
        <w:top w:val="none" w:sz="0" w:space="0" w:color="auto"/>
        <w:left w:val="none" w:sz="0" w:space="0" w:color="auto"/>
        <w:bottom w:val="none" w:sz="0" w:space="0" w:color="auto"/>
        <w:right w:val="none" w:sz="0" w:space="0" w:color="auto"/>
      </w:divBdr>
      <w:divsChild>
        <w:div w:id="189804864">
          <w:marLeft w:val="547"/>
          <w:marRight w:val="0"/>
          <w:marTop w:val="96"/>
          <w:marBottom w:val="0"/>
          <w:divBdr>
            <w:top w:val="none" w:sz="0" w:space="0" w:color="auto"/>
            <w:left w:val="none" w:sz="0" w:space="0" w:color="auto"/>
            <w:bottom w:val="none" w:sz="0" w:space="0" w:color="auto"/>
            <w:right w:val="none" w:sz="0" w:space="0" w:color="auto"/>
          </w:divBdr>
        </w:div>
        <w:div w:id="189804915">
          <w:marLeft w:val="1166"/>
          <w:marRight w:val="0"/>
          <w:marTop w:val="77"/>
          <w:marBottom w:val="0"/>
          <w:divBdr>
            <w:top w:val="none" w:sz="0" w:space="0" w:color="auto"/>
            <w:left w:val="none" w:sz="0" w:space="0" w:color="auto"/>
            <w:bottom w:val="none" w:sz="0" w:space="0" w:color="auto"/>
            <w:right w:val="none" w:sz="0" w:space="0" w:color="auto"/>
          </w:divBdr>
        </w:div>
        <w:div w:id="189804959">
          <w:marLeft w:val="1166"/>
          <w:marRight w:val="0"/>
          <w:marTop w:val="77"/>
          <w:marBottom w:val="0"/>
          <w:divBdr>
            <w:top w:val="none" w:sz="0" w:space="0" w:color="auto"/>
            <w:left w:val="none" w:sz="0" w:space="0" w:color="auto"/>
            <w:bottom w:val="none" w:sz="0" w:space="0" w:color="auto"/>
            <w:right w:val="none" w:sz="0" w:space="0" w:color="auto"/>
          </w:divBdr>
        </w:div>
        <w:div w:id="189804981">
          <w:marLeft w:val="547"/>
          <w:marRight w:val="0"/>
          <w:marTop w:val="96"/>
          <w:marBottom w:val="0"/>
          <w:divBdr>
            <w:top w:val="none" w:sz="0" w:space="0" w:color="auto"/>
            <w:left w:val="none" w:sz="0" w:space="0" w:color="auto"/>
            <w:bottom w:val="none" w:sz="0" w:space="0" w:color="auto"/>
            <w:right w:val="none" w:sz="0" w:space="0" w:color="auto"/>
          </w:divBdr>
        </w:div>
        <w:div w:id="189804987">
          <w:marLeft w:val="547"/>
          <w:marRight w:val="0"/>
          <w:marTop w:val="96"/>
          <w:marBottom w:val="0"/>
          <w:divBdr>
            <w:top w:val="none" w:sz="0" w:space="0" w:color="auto"/>
            <w:left w:val="none" w:sz="0" w:space="0" w:color="auto"/>
            <w:bottom w:val="none" w:sz="0" w:space="0" w:color="auto"/>
            <w:right w:val="none" w:sz="0" w:space="0" w:color="auto"/>
          </w:divBdr>
        </w:div>
        <w:div w:id="189804992">
          <w:marLeft w:val="1166"/>
          <w:marRight w:val="0"/>
          <w:marTop w:val="77"/>
          <w:marBottom w:val="0"/>
          <w:divBdr>
            <w:top w:val="none" w:sz="0" w:space="0" w:color="auto"/>
            <w:left w:val="none" w:sz="0" w:space="0" w:color="auto"/>
            <w:bottom w:val="none" w:sz="0" w:space="0" w:color="auto"/>
            <w:right w:val="none" w:sz="0" w:space="0" w:color="auto"/>
          </w:divBdr>
        </w:div>
        <w:div w:id="189805042">
          <w:marLeft w:val="547"/>
          <w:marRight w:val="0"/>
          <w:marTop w:val="96"/>
          <w:marBottom w:val="0"/>
          <w:divBdr>
            <w:top w:val="none" w:sz="0" w:space="0" w:color="auto"/>
            <w:left w:val="none" w:sz="0" w:space="0" w:color="auto"/>
            <w:bottom w:val="none" w:sz="0" w:space="0" w:color="auto"/>
            <w:right w:val="none" w:sz="0" w:space="0" w:color="auto"/>
          </w:divBdr>
        </w:div>
      </w:divsChild>
    </w:div>
    <w:div w:id="189805082">
      <w:marLeft w:val="0"/>
      <w:marRight w:val="0"/>
      <w:marTop w:val="0"/>
      <w:marBottom w:val="0"/>
      <w:divBdr>
        <w:top w:val="none" w:sz="0" w:space="0" w:color="auto"/>
        <w:left w:val="none" w:sz="0" w:space="0" w:color="auto"/>
        <w:bottom w:val="none" w:sz="0" w:space="0" w:color="auto"/>
        <w:right w:val="none" w:sz="0" w:space="0" w:color="auto"/>
      </w:divBdr>
      <w:divsChild>
        <w:div w:id="189804886">
          <w:marLeft w:val="547"/>
          <w:marRight w:val="0"/>
          <w:marTop w:val="106"/>
          <w:marBottom w:val="0"/>
          <w:divBdr>
            <w:top w:val="none" w:sz="0" w:space="0" w:color="auto"/>
            <w:left w:val="none" w:sz="0" w:space="0" w:color="auto"/>
            <w:bottom w:val="none" w:sz="0" w:space="0" w:color="auto"/>
            <w:right w:val="none" w:sz="0" w:space="0" w:color="auto"/>
          </w:divBdr>
        </w:div>
        <w:div w:id="189804908">
          <w:marLeft w:val="547"/>
          <w:marRight w:val="0"/>
          <w:marTop w:val="106"/>
          <w:marBottom w:val="0"/>
          <w:divBdr>
            <w:top w:val="none" w:sz="0" w:space="0" w:color="auto"/>
            <w:left w:val="none" w:sz="0" w:space="0" w:color="auto"/>
            <w:bottom w:val="none" w:sz="0" w:space="0" w:color="auto"/>
            <w:right w:val="none" w:sz="0" w:space="0" w:color="auto"/>
          </w:divBdr>
        </w:div>
        <w:div w:id="189804922">
          <w:marLeft w:val="547"/>
          <w:marRight w:val="0"/>
          <w:marTop w:val="106"/>
          <w:marBottom w:val="0"/>
          <w:divBdr>
            <w:top w:val="none" w:sz="0" w:space="0" w:color="auto"/>
            <w:left w:val="none" w:sz="0" w:space="0" w:color="auto"/>
            <w:bottom w:val="none" w:sz="0" w:space="0" w:color="auto"/>
            <w:right w:val="none" w:sz="0" w:space="0" w:color="auto"/>
          </w:divBdr>
        </w:div>
        <w:div w:id="189804958">
          <w:marLeft w:val="547"/>
          <w:marRight w:val="0"/>
          <w:marTop w:val="106"/>
          <w:marBottom w:val="0"/>
          <w:divBdr>
            <w:top w:val="none" w:sz="0" w:space="0" w:color="auto"/>
            <w:left w:val="none" w:sz="0" w:space="0" w:color="auto"/>
            <w:bottom w:val="none" w:sz="0" w:space="0" w:color="auto"/>
            <w:right w:val="none" w:sz="0" w:space="0" w:color="auto"/>
          </w:divBdr>
        </w:div>
        <w:div w:id="189804976">
          <w:marLeft w:val="547"/>
          <w:marRight w:val="0"/>
          <w:marTop w:val="106"/>
          <w:marBottom w:val="0"/>
          <w:divBdr>
            <w:top w:val="none" w:sz="0" w:space="0" w:color="auto"/>
            <w:left w:val="none" w:sz="0" w:space="0" w:color="auto"/>
            <w:bottom w:val="none" w:sz="0" w:space="0" w:color="auto"/>
            <w:right w:val="none" w:sz="0" w:space="0" w:color="auto"/>
          </w:divBdr>
        </w:div>
        <w:div w:id="189804997">
          <w:marLeft w:val="547"/>
          <w:marRight w:val="0"/>
          <w:marTop w:val="106"/>
          <w:marBottom w:val="0"/>
          <w:divBdr>
            <w:top w:val="none" w:sz="0" w:space="0" w:color="auto"/>
            <w:left w:val="none" w:sz="0" w:space="0" w:color="auto"/>
            <w:bottom w:val="none" w:sz="0" w:space="0" w:color="auto"/>
            <w:right w:val="none" w:sz="0" w:space="0" w:color="auto"/>
          </w:divBdr>
        </w:div>
      </w:divsChild>
    </w:div>
    <w:div w:id="189805085">
      <w:marLeft w:val="0"/>
      <w:marRight w:val="0"/>
      <w:marTop w:val="0"/>
      <w:marBottom w:val="0"/>
      <w:divBdr>
        <w:top w:val="none" w:sz="0" w:space="0" w:color="auto"/>
        <w:left w:val="none" w:sz="0" w:space="0" w:color="auto"/>
        <w:bottom w:val="none" w:sz="0" w:space="0" w:color="auto"/>
        <w:right w:val="none" w:sz="0" w:space="0" w:color="auto"/>
      </w:divBdr>
      <w:divsChild>
        <w:div w:id="189804904">
          <w:marLeft w:val="547"/>
          <w:marRight w:val="0"/>
          <w:marTop w:val="106"/>
          <w:marBottom w:val="0"/>
          <w:divBdr>
            <w:top w:val="none" w:sz="0" w:space="0" w:color="auto"/>
            <w:left w:val="none" w:sz="0" w:space="0" w:color="auto"/>
            <w:bottom w:val="none" w:sz="0" w:space="0" w:color="auto"/>
            <w:right w:val="none" w:sz="0" w:space="0" w:color="auto"/>
          </w:divBdr>
        </w:div>
      </w:divsChild>
    </w:div>
    <w:div w:id="189805088">
      <w:marLeft w:val="0"/>
      <w:marRight w:val="0"/>
      <w:marTop w:val="0"/>
      <w:marBottom w:val="0"/>
      <w:divBdr>
        <w:top w:val="none" w:sz="0" w:space="0" w:color="auto"/>
        <w:left w:val="none" w:sz="0" w:space="0" w:color="auto"/>
        <w:bottom w:val="none" w:sz="0" w:space="0" w:color="auto"/>
        <w:right w:val="none" w:sz="0" w:space="0" w:color="auto"/>
      </w:divBdr>
      <w:divsChild>
        <w:div w:id="189805036">
          <w:marLeft w:val="547"/>
          <w:marRight w:val="0"/>
          <w:marTop w:val="96"/>
          <w:marBottom w:val="0"/>
          <w:divBdr>
            <w:top w:val="none" w:sz="0" w:space="0" w:color="auto"/>
            <w:left w:val="none" w:sz="0" w:space="0" w:color="auto"/>
            <w:bottom w:val="none" w:sz="0" w:space="0" w:color="auto"/>
            <w:right w:val="none" w:sz="0" w:space="0" w:color="auto"/>
          </w:divBdr>
        </w:div>
        <w:div w:id="189805039">
          <w:marLeft w:val="547"/>
          <w:marRight w:val="0"/>
          <w:marTop w:val="101"/>
          <w:marBottom w:val="0"/>
          <w:divBdr>
            <w:top w:val="none" w:sz="0" w:space="0" w:color="auto"/>
            <w:left w:val="none" w:sz="0" w:space="0" w:color="auto"/>
            <w:bottom w:val="none" w:sz="0" w:space="0" w:color="auto"/>
            <w:right w:val="none" w:sz="0" w:space="0" w:color="auto"/>
          </w:divBdr>
        </w:div>
        <w:div w:id="189805048">
          <w:marLeft w:val="547"/>
          <w:marRight w:val="0"/>
          <w:marTop w:val="96"/>
          <w:marBottom w:val="0"/>
          <w:divBdr>
            <w:top w:val="none" w:sz="0" w:space="0" w:color="auto"/>
            <w:left w:val="none" w:sz="0" w:space="0" w:color="auto"/>
            <w:bottom w:val="none" w:sz="0" w:space="0" w:color="auto"/>
            <w:right w:val="none" w:sz="0" w:space="0" w:color="auto"/>
          </w:divBdr>
        </w:div>
      </w:divsChild>
    </w:div>
    <w:div w:id="189805089">
      <w:marLeft w:val="0"/>
      <w:marRight w:val="0"/>
      <w:marTop w:val="0"/>
      <w:marBottom w:val="0"/>
      <w:divBdr>
        <w:top w:val="none" w:sz="0" w:space="0" w:color="auto"/>
        <w:left w:val="none" w:sz="0" w:space="0" w:color="auto"/>
        <w:bottom w:val="none" w:sz="0" w:space="0" w:color="auto"/>
        <w:right w:val="none" w:sz="0" w:space="0" w:color="auto"/>
      </w:divBdr>
      <w:divsChild>
        <w:div w:id="189804983">
          <w:marLeft w:val="274"/>
          <w:marRight w:val="0"/>
          <w:marTop w:val="0"/>
          <w:marBottom w:val="0"/>
          <w:divBdr>
            <w:top w:val="none" w:sz="0" w:space="0" w:color="auto"/>
            <w:left w:val="none" w:sz="0" w:space="0" w:color="auto"/>
            <w:bottom w:val="none" w:sz="0" w:space="0" w:color="auto"/>
            <w:right w:val="none" w:sz="0" w:space="0" w:color="auto"/>
          </w:divBdr>
        </w:div>
      </w:divsChild>
    </w:div>
    <w:div w:id="189805090">
      <w:marLeft w:val="0"/>
      <w:marRight w:val="0"/>
      <w:marTop w:val="0"/>
      <w:marBottom w:val="0"/>
      <w:divBdr>
        <w:top w:val="none" w:sz="0" w:space="0" w:color="auto"/>
        <w:left w:val="none" w:sz="0" w:space="0" w:color="auto"/>
        <w:bottom w:val="none" w:sz="0" w:space="0" w:color="auto"/>
        <w:right w:val="none" w:sz="0" w:space="0" w:color="auto"/>
      </w:divBdr>
      <w:divsChild>
        <w:div w:id="189804903">
          <w:marLeft w:val="547"/>
          <w:marRight w:val="0"/>
          <w:marTop w:val="96"/>
          <w:marBottom w:val="0"/>
          <w:divBdr>
            <w:top w:val="none" w:sz="0" w:space="0" w:color="auto"/>
            <w:left w:val="none" w:sz="0" w:space="0" w:color="auto"/>
            <w:bottom w:val="none" w:sz="0" w:space="0" w:color="auto"/>
            <w:right w:val="none" w:sz="0" w:space="0" w:color="auto"/>
          </w:divBdr>
        </w:div>
        <w:div w:id="189804982">
          <w:marLeft w:val="547"/>
          <w:marRight w:val="0"/>
          <w:marTop w:val="96"/>
          <w:marBottom w:val="0"/>
          <w:divBdr>
            <w:top w:val="none" w:sz="0" w:space="0" w:color="auto"/>
            <w:left w:val="none" w:sz="0" w:space="0" w:color="auto"/>
            <w:bottom w:val="none" w:sz="0" w:space="0" w:color="auto"/>
            <w:right w:val="none" w:sz="0" w:space="0" w:color="auto"/>
          </w:divBdr>
        </w:div>
        <w:div w:id="189805083">
          <w:marLeft w:val="547"/>
          <w:marRight w:val="0"/>
          <w:marTop w:val="96"/>
          <w:marBottom w:val="0"/>
          <w:divBdr>
            <w:top w:val="none" w:sz="0" w:space="0" w:color="auto"/>
            <w:left w:val="none" w:sz="0" w:space="0" w:color="auto"/>
            <w:bottom w:val="none" w:sz="0" w:space="0" w:color="auto"/>
            <w:right w:val="none" w:sz="0" w:space="0" w:color="auto"/>
          </w:divBdr>
        </w:div>
      </w:divsChild>
    </w:div>
    <w:div w:id="189805092">
      <w:marLeft w:val="0"/>
      <w:marRight w:val="0"/>
      <w:marTop w:val="0"/>
      <w:marBottom w:val="0"/>
      <w:divBdr>
        <w:top w:val="none" w:sz="0" w:space="0" w:color="auto"/>
        <w:left w:val="none" w:sz="0" w:space="0" w:color="auto"/>
        <w:bottom w:val="none" w:sz="0" w:space="0" w:color="auto"/>
        <w:right w:val="none" w:sz="0" w:space="0" w:color="auto"/>
      </w:divBdr>
    </w:div>
    <w:div w:id="189805095">
      <w:marLeft w:val="0"/>
      <w:marRight w:val="0"/>
      <w:marTop w:val="0"/>
      <w:marBottom w:val="0"/>
      <w:divBdr>
        <w:top w:val="none" w:sz="0" w:space="0" w:color="auto"/>
        <w:left w:val="none" w:sz="0" w:space="0" w:color="auto"/>
        <w:bottom w:val="none" w:sz="0" w:space="0" w:color="auto"/>
        <w:right w:val="none" w:sz="0" w:space="0" w:color="auto"/>
      </w:divBdr>
      <w:divsChild>
        <w:div w:id="189804897">
          <w:marLeft w:val="547"/>
          <w:marRight w:val="0"/>
          <w:marTop w:val="77"/>
          <w:marBottom w:val="0"/>
          <w:divBdr>
            <w:top w:val="none" w:sz="0" w:space="0" w:color="auto"/>
            <w:left w:val="none" w:sz="0" w:space="0" w:color="auto"/>
            <w:bottom w:val="none" w:sz="0" w:space="0" w:color="auto"/>
            <w:right w:val="none" w:sz="0" w:space="0" w:color="auto"/>
          </w:divBdr>
        </w:div>
      </w:divsChild>
    </w:div>
    <w:div w:id="189805100">
      <w:marLeft w:val="0"/>
      <w:marRight w:val="0"/>
      <w:marTop w:val="0"/>
      <w:marBottom w:val="0"/>
      <w:divBdr>
        <w:top w:val="none" w:sz="0" w:space="0" w:color="auto"/>
        <w:left w:val="none" w:sz="0" w:space="0" w:color="auto"/>
        <w:bottom w:val="none" w:sz="0" w:space="0" w:color="auto"/>
        <w:right w:val="none" w:sz="0" w:space="0" w:color="auto"/>
      </w:divBdr>
      <w:divsChild>
        <w:div w:id="189804918">
          <w:marLeft w:val="547"/>
          <w:marRight w:val="0"/>
          <w:marTop w:val="144"/>
          <w:marBottom w:val="0"/>
          <w:divBdr>
            <w:top w:val="none" w:sz="0" w:space="0" w:color="auto"/>
            <w:left w:val="none" w:sz="0" w:space="0" w:color="auto"/>
            <w:bottom w:val="none" w:sz="0" w:space="0" w:color="auto"/>
            <w:right w:val="none" w:sz="0" w:space="0" w:color="auto"/>
          </w:divBdr>
        </w:div>
        <w:div w:id="189804924">
          <w:marLeft w:val="547"/>
          <w:marRight w:val="0"/>
          <w:marTop w:val="144"/>
          <w:marBottom w:val="0"/>
          <w:divBdr>
            <w:top w:val="none" w:sz="0" w:space="0" w:color="auto"/>
            <w:left w:val="none" w:sz="0" w:space="0" w:color="auto"/>
            <w:bottom w:val="none" w:sz="0" w:space="0" w:color="auto"/>
            <w:right w:val="none" w:sz="0" w:space="0" w:color="auto"/>
          </w:divBdr>
        </w:div>
        <w:div w:id="189804960">
          <w:marLeft w:val="547"/>
          <w:marRight w:val="0"/>
          <w:marTop w:val="144"/>
          <w:marBottom w:val="0"/>
          <w:divBdr>
            <w:top w:val="none" w:sz="0" w:space="0" w:color="auto"/>
            <w:left w:val="none" w:sz="0" w:space="0" w:color="auto"/>
            <w:bottom w:val="none" w:sz="0" w:space="0" w:color="auto"/>
            <w:right w:val="none" w:sz="0" w:space="0" w:color="auto"/>
          </w:divBdr>
        </w:div>
      </w:divsChild>
    </w:div>
    <w:div w:id="189805101">
      <w:marLeft w:val="0"/>
      <w:marRight w:val="0"/>
      <w:marTop w:val="0"/>
      <w:marBottom w:val="0"/>
      <w:divBdr>
        <w:top w:val="none" w:sz="0" w:space="0" w:color="auto"/>
        <w:left w:val="none" w:sz="0" w:space="0" w:color="auto"/>
        <w:bottom w:val="none" w:sz="0" w:space="0" w:color="auto"/>
        <w:right w:val="none" w:sz="0" w:space="0" w:color="auto"/>
      </w:divBdr>
      <w:divsChild>
        <w:div w:id="189804928">
          <w:marLeft w:val="547"/>
          <w:marRight w:val="0"/>
          <w:marTop w:val="106"/>
          <w:marBottom w:val="0"/>
          <w:divBdr>
            <w:top w:val="none" w:sz="0" w:space="0" w:color="auto"/>
            <w:left w:val="none" w:sz="0" w:space="0" w:color="auto"/>
            <w:bottom w:val="none" w:sz="0" w:space="0" w:color="auto"/>
            <w:right w:val="none" w:sz="0" w:space="0" w:color="auto"/>
          </w:divBdr>
        </w:div>
        <w:div w:id="189805007">
          <w:marLeft w:val="547"/>
          <w:marRight w:val="0"/>
          <w:marTop w:val="106"/>
          <w:marBottom w:val="0"/>
          <w:divBdr>
            <w:top w:val="none" w:sz="0" w:space="0" w:color="auto"/>
            <w:left w:val="none" w:sz="0" w:space="0" w:color="auto"/>
            <w:bottom w:val="none" w:sz="0" w:space="0" w:color="auto"/>
            <w:right w:val="none" w:sz="0" w:space="0" w:color="auto"/>
          </w:divBdr>
        </w:div>
        <w:div w:id="189805009">
          <w:marLeft w:val="547"/>
          <w:marRight w:val="0"/>
          <w:marTop w:val="106"/>
          <w:marBottom w:val="0"/>
          <w:divBdr>
            <w:top w:val="none" w:sz="0" w:space="0" w:color="auto"/>
            <w:left w:val="none" w:sz="0" w:space="0" w:color="auto"/>
            <w:bottom w:val="none" w:sz="0" w:space="0" w:color="auto"/>
            <w:right w:val="none" w:sz="0" w:space="0" w:color="auto"/>
          </w:divBdr>
        </w:div>
        <w:div w:id="189805102">
          <w:marLeft w:val="547"/>
          <w:marRight w:val="0"/>
          <w:marTop w:val="106"/>
          <w:marBottom w:val="0"/>
          <w:divBdr>
            <w:top w:val="none" w:sz="0" w:space="0" w:color="auto"/>
            <w:left w:val="none" w:sz="0" w:space="0" w:color="auto"/>
            <w:bottom w:val="none" w:sz="0" w:space="0" w:color="auto"/>
            <w:right w:val="none" w:sz="0" w:space="0" w:color="auto"/>
          </w:divBdr>
        </w:div>
      </w:divsChild>
    </w:div>
    <w:div w:id="189805105">
      <w:marLeft w:val="0"/>
      <w:marRight w:val="0"/>
      <w:marTop w:val="0"/>
      <w:marBottom w:val="0"/>
      <w:divBdr>
        <w:top w:val="none" w:sz="0" w:space="0" w:color="auto"/>
        <w:left w:val="none" w:sz="0" w:space="0" w:color="auto"/>
        <w:bottom w:val="none" w:sz="0" w:space="0" w:color="auto"/>
        <w:right w:val="none" w:sz="0" w:space="0" w:color="auto"/>
      </w:divBdr>
    </w:div>
    <w:div w:id="189805106">
      <w:marLeft w:val="0"/>
      <w:marRight w:val="0"/>
      <w:marTop w:val="0"/>
      <w:marBottom w:val="0"/>
      <w:divBdr>
        <w:top w:val="none" w:sz="0" w:space="0" w:color="auto"/>
        <w:left w:val="none" w:sz="0" w:space="0" w:color="auto"/>
        <w:bottom w:val="none" w:sz="0" w:space="0" w:color="auto"/>
        <w:right w:val="none" w:sz="0" w:space="0" w:color="auto"/>
      </w:divBdr>
      <w:divsChild>
        <w:div w:id="189804927">
          <w:marLeft w:val="547"/>
          <w:marRight w:val="0"/>
          <w:marTop w:val="96"/>
          <w:marBottom w:val="0"/>
          <w:divBdr>
            <w:top w:val="none" w:sz="0" w:space="0" w:color="auto"/>
            <w:left w:val="none" w:sz="0" w:space="0" w:color="auto"/>
            <w:bottom w:val="none" w:sz="0" w:space="0" w:color="auto"/>
            <w:right w:val="none" w:sz="0" w:space="0" w:color="auto"/>
          </w:divBdr>
        </w:div>
        <w:div w:id="189804942">
          <w:marLeft w:val="547"/>
          <w:marRight w:val="0"/>
          <w:marTop w:val="96"/>
          <w:marBottom w:val="0"/>
          <w:divBdr>
            <w:top w:val="none" w:sz="0" w:space="0" w:color="auto"/>
            <w:left w:val="none" w:sz="0" w:space="0" w:color="auto"/>
            <w:bottom w:val="none" w:sz="0" w:space="0" w:color="auto"/>
            <w:right w:val="none" w:sz="0" w:space="0" w:color="auto"/>
          </w:divBdr>
        </w:div>
        <w:div w:id="189804962">
          <w:marLeft w:val="547"/>
          <w:marRight w:val="0"/>
          <w:marTop w:val="96"/>
          <w:marBottom w:val="0"/>
          <w:divBdr>
            <w:top w:val="none" w:sz="0" w:space="0" w:color="auto"/>
            <w:left w:val="none" w:sz="0" w:space="0" w:color="auto"/>
            <w:bottom w:val="none" w:sz="0" w:space="0" w:color="auto"/>
            <w:right w:val="none" w:sz="0" w:space="0" w:color="auto"/>
          </w:divBdr>
        </w:div>
      </w:divsChild>
    </w:div>
    <w:div w:id="189805109">
      <w:marLeft w:val="0"/>
      <w:marRight w:val="0"/>
      <w:marTop w:val="0"/>
      <w:marBottom w:val="0"/>
      <w:divBdr>
        <w:top w:val="none" w:sz="0" w:space="0" w:color="auto"/>
        <w:left w:val="none" w:sz="0" w:space="0" w:color="auto"/>
        <w:bottom w:val="none" w:sz="0" w:space="0" w:color="auto"/>
        <w:right w:val="none" w:sz="0" w:space="0" w:color="auto"/>
      </w:divBdr>
      <w:divsChild>
        <w:div w:id="189804865">
          <w:marLeft w:val="547"/>
          <w:marRight w:val="0"/>
          <w:marTop w:val="106"/>
          <w:marBottom w:val="0"/>
          <w:divBdr>
            <w:top w:val="none" w:sz="0" w:space="0" w:color="auto"/>
            <w:left w:val="none" w:sz="0" w:space="0" w:color="auto"/>
            <w:bottom w:val="none" w:sz="0" w:space="0" w:color="auto"/>
            <w:right w:val="none" w:sz="0" w:space="0" w:color="auto"/>
          </w:divBdr>
        </w:div>
        <w:div w:id="189804988">
          <w:marLeft w:val="547"/>
          <w:marRight w:val="0"/>
          <w:marTop w:val="106"/>
          <w:marBottom w:val="0"/>
          <w:divBdr>
            <w:top w:val="none" w:sz="0" w:space="0" w:color="auto"/>
            <w:left w:val="none" w:sz="0" w:space="0" w:color="auto"/>
            <w:bottom w:val="none" w:sz="0" w:space="0" w:color="auto"/>
            <w:right w:val="none" w:sz="0" w:space="0" w:color="auto"/>
          </w:divBdr>
        </w:div>
        <w:div w:id="189804989">
          <w:marLeft w:val="547"/>
          <w:marRight w:val="0"/>
          <w:marTop w:val="106"/>
          <w:marBottom w:val="0"/>
          <w:divBdr>
            <w:top w:val="none" w:sz="0" w:space="0" w:color="auto"/>
            <w:left w:val="none" w:sz="0" w:space="0" w:color="auto"/>
            <w:bottom w:val="none" w:sz="0" w:space="0" w:color="auto"/>
            <w:right w:val="none" w:sz="0" w:space="0" w:color="auto"/>
          </w:divBdr>
        </w:div>
        <w:div w:id="189805104">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emf"/><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emf"/><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emf"/><Relationship Id="rId133" Type="http://schemas.openxmlformats.org/officeDocument/2006/relationships/image" Target="media/image127.png"/><Relationship Id="rId138" Type="http://schemas.openxmlformats.org/officeDocument/2006/relationships/image" Target="media/image132.png"/><Relationship Id="rId16" Type="http://schemas.openxmlformats.org/officeDocument/2006/relationships/image" Target="media/image10.png"/><Relationship Id="rId107" Type="http://schemas.openxmlformats.org/officeDocument/2006/relationships/image" Target="media/image101.emf"/><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emf"/><Relationship Id="rId74" Type="http://schemas.openxmlformats.org/officeDocument/2006/relationships/image" Target="media/image68.png"/><Relationship Id="rId79" Type="http://schemas.openxmlformats.org/officeDocument/2006/relationships/image" Target="media/image73.emf"/><Relationship Id="rId102" Type="http://schemas.openxmlformats.org/officeDocument/2006/relationships/image" Target="media/image96.emf"/><Relationship Id="rId123" Type="http://schemas.openxmlformats.org/officeDocument/2006/relationships/image" Target="media/image117.emf"/><Relationship Id="rId128" Type="http://schemas.openxmlformats.org/officeDocument/2006/relationships/image" Target="media/image122.emf"/><Relationship Id="rId144" Type="http://schemas.openxmlformats.org/officeDocument/2006/relationships/hyperlink" Target="http://www.sparxsystems.com/" TargetMode="Externa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emf"/><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emf"/><Relationship Id="rId64" Type="http://schemas.openxmlformats.org/officeDocument/2006/relationships/image" Target="media/image58.png"/><Relationship Id="rId69" Type="http://schemas.openxmlformats.org/officeDocument/2006/relationships/image" Target="media/image63.emf"/><Relationship Id="rId113" Type="http://schemas.openxmlformats.org/officeDocument/2006/relationships/image" Target="media/image107.emf"/><Relationship Id="rId118" Type="http://schemas.openxmlformats.org/officeDocument/2006/relationships/image" Target="media/image112.emf"/><Relationship Id="rId134" Type="http://schemas.openxmlformats.org/officeDocument/2006/relationships/image" Target="media/image128.emf"/><Relationship Id="rId139" Type="http://schemas.openxmlformats.org/officeDocument/2006/relationships/image" Target="media/image133.png"/><Relationship Id="rId80" Type="http://schemas.openxmlformats.org/officeDocument/2006/relationships/image" Target="media/image74.emf"/><Relationship Id="rId85" Type="http://schemas.openxmlformats.org/officeDocument/2006/relationships/image" Target="media/image79.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emf"/><Relationship Id="rId67" Type="http://schemas.openxmlformats.org/officeDocument/2006/relationships/image" Target="media/image61.png"/><Relationship Id="rId103" Type="http://schemas.openxmlformats.org/officeDocument/2006/relationships/image" Target="media/image97.emf"/><Relationship Id="rId108" Type="http://schemas.openxmlformats.org/officeDocument/2006/relationships/image" Target="media/image102.emf"/><Relationship Id="rId116" Type="http://schemas.openxmlformats.org/officeDocument/2006/relationships/image" Target="media/image110.emf"/><Relationship Id="rId124" Type="http://schemas.openxmlformats.org/officeDocument/2006/relationships/image" Target="media/image118.png"/><Relationship Id="rId129" Type="http://schemas.openxmlformats.org/officeDocument/2006/relationships/image" Target="media/image123.emf"/><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emf"/><Relationship Id="rId54" Type="http://schemas.openxmlformats.org/officeDocument/2006/relationships/image" Target="media/image48.png"/><Relationship Id="rId62" Type="http://schemas.openxmlformats.org/officeDocument/2006/relationships/image" Target="media/image56.emf"/><Relationship Id="rId70" Type="http://schemas.openxmlformats.org/officeDocument/2006/relationships/image" Target="media/image64.emf"/><Relationship Id="rId75" Type="http://schemas.openxmlformats.org/officeDocument/2006/relationships/image" Target="media/image69.emf"/><Relationship Id="rId83" Type="http://schemas.openxmlformats.org/officeDocument/2006/relationships/image" Target="media/image77.png"/><Relationship Id="rId88" Type="http://schemas.openxmlformats.org/officeDocument/2006/relationships/image" Target="media/image82.emf"/><Relationship Id="rId91" Type="http://schemas.openxmlformats.org/officeDocument/2006/relationships/image" Target="media/image85.emf"/><Relationship Id="rId96" Type="http://schemas.openxmlformats.org/officeDocument/2006/relationships/image" Target="media/image90.emf"/><Relationship Id="rId111" Type="http://schemas.openxmlformats.org/officeDocument/2006/relationships/image" Target="media/image105.png"/><Relationship Id="rId132" Type="http://schemas.openxmlformats.org/officeDocument/2006/relationships/image" Target="media/image126.emf"/><Relationship Id="rId140" Type="http://schemas.openxmlformats.org/officeDocument/2006/relationships/image" Target="media/image134.png"/><Relationship Id="rId14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emf"/><Relationship Id="rId57" Type="http://schemas.openxmlformats.org/officeDocument/2006/relationships/image" Target="media/image51.emf"/><Relationship Id="rId106" Type="http://schemas.openxmlformats.org/officeDocument/2006/relationships/image" Target="media/image100.emf"/><Relationship Id="rId114" Type="http://schemas.openxmlformats.org/officeDocument/2006/relationships/image" Target="media/image108.emf"/><Relationship Id="rId119" Type="http://schemas.openxmlformats.org/officeDocument/2006/relationships/image" Target="media/image113.png"/><Relationship Id="rId127" Type="http://schemas.openxmlformats.org/officeDocument/2006/relationships/image" Target="media/image121.emf"/><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emf"/><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emf"/><Relationship Id="rId81" Type="http://schemas.openxmlformats.org/officeDocument/2006/relationships/image" Target="media/image75.png"/><Relationship Id="rId86" Type="http://schemas.openxmlformats.org/officeDocument/2006/relationships/image" Target="media/image80.emf"/><Relationship Id="rId94" Type="http://schemas.openxmlformats.org/officeDocument/2006/relationships/image" Target="media/image88.emf"/><Relationship Id="rId99" Type="http://schemas.openxmlformats.org/officeDocument/2006/relationships/image" Target="media/image93.png"/><Relationship Id="rId101" Type="http://schemas.openxmlformats.org/officeDocument/2006/relationships/image" Target="media/image95.emf"/><Relationship Id="rId122" Type="http://schemas.openxmlformats.org/officeDocument/2006/relationships/image" Target="media/image116.emf"/><Relationship Id="rId130" Type="http://schemas.openxmlformats.org/officeDocument/2006/relationships/image" Target="media/image124.emf"/><Relationship Id="rId135" Type="http://schemas.openxmlformats.org/officeDocument/2006/relationships/image" Target="media/image129.png"/><Relationship Id="rId143"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emf"/><Relationship Id="rId97" Type="http://schemas.openxmlformats.org/officeDocument/2006/relationships/image" Target="media/image91.emf"/><Relationship Id="rId104" Type="http://schemas.openxmlformats.org/officeDocument/2006/relationships/image" Target="media/image98.emf"/><Relationship Id="rId120" Type="http://schemas.openxmlformats.org/officeDocument/2006/relationships/image" Target="media/image114.emf"/><Relationship Id="rId125" Type="http://schemas.openxmlformats.org/officeDocument/2006/relationships/image" Target="media/image119.jpeg"/><Relationship Id="rId141" Type="http://schemas.openxmlformats.org/officeDocument/2006/relationships/image" Target="media/image135.png"/><Relationship Id="rId14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emf"/><Relationship Id="rId92" Type="http://schemas.openxmlformats.org/officeDocument/2006/relationships/image" Target="media/image86.emf"/><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emf"/><Relationship Id="rId115" Type="http://schemas.openxmlformats.org/officeDocument/2006/relationships/image" Target="media/image109.emf"/><Relationship Id="rId131" Type="http://schemas.openxmlformats.org/officeDocument/2006/relationships/image" Target="media/image125.emf"/><Relationship Id="rId136" Type="http://schemas.openxmlformats.org/officeDocument/2006/relationships/image" Target="media/image130.png"/><Relationship Id="rId61" Type="http://schemas.openxmlformats.org/officeDocument/2006/relationships/image" Target="media/image55.emf"/><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emf"/><Relationship Id="rId100" Type="http://schemas.openxmlformats.org/officeDocument/2006/relationships/image" Target="media/image94.png"/><Relationship Id="rId105" Type="http://schemas.openxmlformats.org/officeDocument/2006/relationships/image" Target="media/image99.emf"/><Relationship Id="rId126" Type="http://schemas.openxmlformats.org/officeDocument/2006/relationships/image" Target="media/image120.emf"/><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emf"/><Relationship Id="rId93" Type="http://schemas.openxmlformats.org/officeDocument/2006/relationships/image" Target="media/image87.emf"/><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72</Pages>
  <Words>10443</Words>
  <Characters>59530</Characters>
  <Application>Microsoft Office Word</Application>
  <DocSecurity>0</DocSecurity>
  <Lines>496</Lines>
  <Paragraphs>139</Paragraphs>
  <ScaleCrop>false</ScaleCrop>
  <HeadingPairs>
    <vt:vector size="2" baseType="variant">
      <vt:variant>
        <vt:lpstr>Название</vt:lpstr>
      </vt:variant>
      <vt:variant>
        <vt:i4>1</vt:i4>
      </vt:variant>
    </vt:vector>
  </HeadingPairs>
  <TitlesOfParts>
    <vt:vector size="1" baseType="lpstr">
      <vt:lpstr>МИНОБРНАУКИ РОССИИ</vt:lpstr>
    </vt:vector>
  </TitlesOfParts>
  <Company>ISU FSIR</Company>
  <LinksUpToDate>false</LinksUpToDate>
  <CharactersWithSpaces>69834</CharactersWithSpaces>
  <SharedDoc>false</SharedDoc>
  <HLinks>
    <vt:vector size="120" baseType="variant">
      <vt:variant>
        <vt:i4>5177418</vt:i4>
      </vt:variant>
      <vt:variant>
        <vt:i4>126</vt:i4>
      </vt:variant>
      <vt:variant>
        <vt:i4>0</vt:i4>
      </vt:variant>
      <vt:variant>
        <vt:i4>5</vt:i4>
      </vt:variant>
      <vt:variant>
        <vt:lpwstr>http://www.sparxsystems.com/</vt:lpwstr>
      </vt:variant>
      <vt:variant>
        <vt:lpwstr/>
      </vt:variant>
      <vt:variant>
        <vt:i4>1966132</vt:i4>
      </vt:variant>
      <vt:variant>
        <vt:i4>110</vt:i4>
      </vt:variant>
      <vt:variant>
        <vt:i4>0</vt:i4>
      </vt:variant>
      <vt:variant>
        <vt:i4>5</vt:i4>
      </vt:variant>
      <vt:variant>
        <vt:lpwstr/>
      </vt:variant>
      <vt:variant>
        <vt:lpwstr>_Toc493076467</vt:lpwstr>
      </vt:variant>
      <vt:variant>
        <vt:i4>1966132</vt:i4>
      </vt:variant>
      <vt:variant>
        <vt:i4>104</vt:i4>
      </vt:variant>
      <vt:variant>
        <vt:i4>0</vt:i4>
      </vt:variant>
      <vt:variant>
        <vt:i4>5</vt:i4>
      </vt:variant>
      <vt:variant>
        <vt:lpwstr/>
      </vt:variant>
      <vt:variant>
        <vt:lpwstr>_Toc493076466</vt:lpwstr>
      </vt:variant>
      <vt:variant>
        <vt:i4>1966132</vt:i4>
      </vt:variant>
      <vt:variant>
        <vt:i4>98</vt:i4>
      </vt:variant>
      <vt:variant>
        <vt:i4>0</vt:i4>
      </vt:variant>
      <vt:variant>
        <vt:i4>5</vt:i4>
      </vt:variant>
      <vt:variant>
        <vt:lpwstr/>
      </vt:variant>
      <vt:variant>
        <vt:lpwstr>_Toc493076465</vt:lpwstr>
      </vt:variant>
      <vt:variant>
        <vt:i4>1966132</vt:i4>
      </vt:variant>
      <vt:variant>
        <vt:i4>92</vt:i4>
      </vt:variant>
      <vt:variant>
        <vt:i4>0</vt:i4>
      </vt:variant>
      <vt:variant>
        <vt:i4>5</vt:i4>
      </vt:variant>
      <vt:variant>
        <vt:lpwstr/>
      </vt:variant>
      <vt:variant>
        <vt:lpwstr>_Toc493076464</vt:lpwstr>
      </vt:variant>
      <vt:variant>
        <vt:i4>1966132</vt:i4>
      </vt:variant>
      <vt:variant>
        <vt:i4>86</vt:i4>
      </vt:variant>
      <vt:variant>
        <vt:i4>0</vt:i4>
      </vt:variant>
      <vt:variant>
        <vt:i4>5</vt:i4>
      </vt:variant>
      <vt:variant>
        <vt:lpwstr/>
      </vt:variant>
      <vt:variant>
        <vt:lpwstr>_Toc493076463</vt:lpwstr>
      </vt:variant>
      <vt:variant>
        <vt:i4>1966132</vt:i4>
      </vt:variant>
      <vt:variant>
        <vt:i4>80</vt:i4>
      </vt:variant>
      <vt:variant>
        <vt:i4>0</vt:i4>
      </vt:variant>
      <vt:variant>
        <vt:i4>5</vt:i4>
      </vt:variant>
      <vt:variant>
        <vt:lpwstr/>
      </vt:variant>
      <vt:variant>
        <vt:lpwstr>_Toc493076462</vt:lpwstr>
      </vt:variant>
      <vt:variant>
        <vt:i4>1966132</vt:i4>
      </vt:variant>
      <vt:variant>
        <vt:i4>74</vt:i4>
      </vt:variant>
      <vt:variant>
        <vt:i4>0</vt:i4>
      </vt:variant>
      <vt:variant>
        <vt:i4>5</vt:i4>
      </vt:variant>
      <vt:variant>
        <vt:lpwstr/>
      </vt:variant>
      <vt:variant>
        <vt:lpwstr>_Toc493076461</vt:lpwstr>
      </vt:variant>
      <vt:variant>
        <vt:i4>1966132</vt:i4>
      </vt:variant>
      <vt:variant>
        <vt:i4>68</vt:i4>
      </vt:variant>
      <vt:variant>
        <vt:i4>0</vt:i4>
      </vt:variant>
      <vt:variant>
        <vt:i4>5</vt:i4>
      </vt:variant>
      <vt:variant>
        <vt:lpwstr/>
      </vt:variant>
      <vt:variant>
        <vt:lpwstr>_Toc493076460</vt:lpwstr>
      </vt:variant>
      <vt:variant>
        <vt:i4>1900596</vt:i4>
      </vt:variant>
      <vt:variant>
        <vt:i4>62</vt:i4>
      </vt:variant>
      <vt:variant>
        <vt:i4>0</vt:i4>
      </vt:variant>
      <vt:variant>
        <vt:i4>5</vt:i4>
      </vt:variant>
      <vt:variant>
        <vt:lpwstr/>
      </vt:variant>
      <vt:variant>
        <vt:lpwstr>_Toc493076459</vt:lpwstr>
      </vt:variant>
      <vt:variant>
        <vt:i4>1900596</vt:i4>
      </vt:variant>
      <vt:variant>
        <vt:i4>56</vt:i4>
      </vt:variant>
      <vt:variant>
        <vt:i4>0</vt:i4>
      </vt:variant>
      <vt:variant>
        <vt:i4>5</vt:i4>
      </vt:variant>
      <vt:variant>
        <vt:lpwstr/>
      </vt:variant>
      <vt:variant>
        <vt:lpwstr>_Toc493076458</vt:lpwstr>
      </vt:variant>
      <vt:variant>
        <vt:i4>1900596</vt:i4>
      </vt:variant>
      <vt:variant>
        <vt:i4>50</vt:i4>
      </vt:variant>
      <vt:variant>
        <vt:i4>0</vt:i4>
      </vt:variant>
      <vt:variant>
        <vt:i4>5</vt:i4>
      </vt:variant>
      <vt:variant>
        <vt:lpwstr/>
      </vt:variant>
      <vt:variant>
        <vt:lpwstr>_Toc493076457</vt:lpwstr>
      </vt:variant>
      <vt:variant>
        <vt:i4>1900596</vt:i4>
      </vt:variant>
      <vt:variant>
        <vt:i4>44</vt:i4>
      </vt:variant>
      <vt:variant>
        <vt:i4>0</vt:i4>
      </vt:variant>
      <vt:variant>
        <vt:i4>5</vt:i4>
      </vt:variant>
      <vt:variant>
        <vt:lpwstr/>
      </vt:variant>
      <vt:variant>
        <vt:lpwstr>_Toc493076456</vt:lpwstr>
      </vt:variant>
      <vt:variant>
        <vt:i4>1900596</vt:i4>
      </vt:variant>
      <vt:variant>
        <vt:i4>38</vt:i4>
      </vt:variant>
      <vt:variant>
        <vt:i4>0</vt:i4>
      </vt:variant>
      <vt:variant>
        <vt:i4>5</vt:i4>
      </vt:variant>
      <vt:variant>
        <vt:lpwstr/>
      </vt:variant>
      <vt:variant>
        <vt:lpwstr>_Toc493076455</vt:lpwstr>
      </vt:variant>
      <vt:variant>
        <vt:i4>1900596</vt:i4>
      </vt:variant>
      <vt:variant>
        <vt:i4>32</vt:i4>
      </vt:variant>
      <vt:variant>
        <vt:i4>0</vt:i4>
      </vt:variant>
      <vt:variant>
        <vt:i4>5</vt:i4>
      </vt:variant>
      <vt:variant>
        <vt:lpwstr/>
      </vt:variant>
      <vt:variant>
        <vt:lpwstr>_Toc493076454</vt:lpwstr>
      </vt:variant>
      <vt:variant>
        <vt:i4>1900596</vt:i4>
      </vt:variant>
      <vt:variant>
        <vt:i4>26</vt:i4>
      </vt:variant>
      <vt:variant>
        <vt:i4>0</vt:i4>
      </vt:variant>
      <vt:variant>
        <vt:i4>5</vt:i4>
      </vt:variant>
      <vt:variant>
        <vt:lpwstr/>
      </vt:variant>
      <vt:variant>
        <vt:lpwstr>_Toc493076453</vt:lpwstr>
      </vt:variant>
      <vt:variant>
        <vt:i4>1900596</vt:i4>
      </vt:variant>
      <vt:variant>
        <vt:i4>20</vt:i4>
      </vt:variant>
      <vt:variant>
        <vt:i4>0</vt:i4>
      </vt:variant>
      <vt:variant>
        <vt:i4>5</vt:i4>
      </vt:variant>
      <vt:variant>
        <vt:lpwstr/>
      </vt:variant>
      <vt:variant>
        <vt:lpwstr>_Toc493076452</vt:lpwstr>
      </vt:variant>
      <vt:variant>
        <vt:i4>1900596</vt:i4>
      </vt:variant>
      <vt:variant>
        <vt:i4>14</vt:i4>
      </vt:variant>
      <vt:variant>
        <vt:i4>0</vt:i4>
      </vt:variant>
      <vt:variant>
        <vt:i4>5</vt:i4>
      </vt:variant>
      <vt:variant>
        <vt:lpwstr/>
      </vt:variant>
      <vt:variant>
        <vt:lpwstr>_Toc493076451</vt:lpwstr>
      </vt:variant>
      <vt:variant>
        <vt:i4>1900596</vt:i4>
      </vt:variant>
      <vt:variant>
        <vt:i4>8</vt:i4>
      </vt:variant>
      <vt:variant>
        <vt:i4>0</vt:i4>
      </vt:variant>
      <vt:variant>
        <vt:i4>5</vt:i4>
      </vt:variant>
      <vt:variant>
        <vt:lpwstr/>
      </vt:variant>
      <vt:variant>
        <vt:lpwstr>_Toc493076450</vt:lpwstr>
      </vt:variant>
      <vt:variant>
        <vt:i4>1835060</vt:i4>
      </vt:variant>
      <vt:variant>
        <vt:i4>2</vt:i4>
      </vt:variant>
      <vt:variant>
        <vt:i4>0</vt:i4>
      </vt:variant>
      <vt:variant>
        <vt:i4>5</vt:i4>
      </vt:variant>
      <vt:variant>
        <vt:lpwstr/>
      </vt:variant>
      <vt:variant>
        <vt:lpwstr>_Toc493076449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МИНОБРНАУКИ РОССИИ</dc:title>
  <dc:creator>user</dc:creator>
  <cp:lastModifiedBy>139pr</cp:lastModifiedBy>
  <cp:revision>2</cp:revision>
  <dcterms:created xsi:type="dcterms:W3CDTF">2017-11-17T01:09:00Z</dcterms:created>
  <dcterms:modified xsi:type="dcterms:W3CDTF">2017-11-17T01:09:00Z</dcterms:modified>
</cp:coreProperties>
</file>